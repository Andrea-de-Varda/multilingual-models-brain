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59B0A1" w14:textId="77777777" w:rsidR="00486ACA" w:rsidRPr="00486ACA" w:rsidRDefault="00486ACA" w:rsidP="00486ACA">
      <w:pPr>
        <w:autoSpaceDE w:val="0"/>
        <w:autoSpaceDN w:val="0"/>
        <w:adjustRightInd w:val="0"/>
        <w:spacing w:after="0" w:line="240" w:lineRule="auto"/>
        <w:rPr>
          <w:rFonts w:ascii="DejaVuSans-Bold" w:hAnsi="DejaVuSans-Bold" w:cs="DejaVuSans-Bold"/>
          <w:b/>
          <w:bCs/>
          <w:color w:val="333E48"/>
          <w:sz w:val="20"/>
          <w:szCs w:val="20"/>
          <w:lang w:val="en-US"/>
        </w:rPr>
      </w:pPr>
      <w:r w:rsidRPr="00486ACA">
        <w:rPr>
          <w:rFonts w:ascii="DejaVuSans-Bold" w:hAnsi="DejaVuSans-Bold" w:cs="DejaVuSans-Bold"/>
          <w:b/>
          <w:bCs/>
          <w:color w:val="333E48"/>
          <w:sz w:val="20"/>
          <w:szCs w:val="20"/>
          <w:lang w:val="en-US"/>
        </w:rPr>
        <w:t>Project Title</w:t>
      </w:r>
    </w:p>
    <w:p w14:paraId="37D9E2FC" w14:textId="77777777" w:rsidR="00486ACA" w:rsidRPr="00486ACA" w:rsidRDefault="00486ACA" w:rsidP="00486ACA">
      <w:pPr>
        <w:autoSpaceDE w:val="0"/>
        <w:autoSpaceDN w:val="0"/>
        <w:adjustRightInd w:val="0"/>
        <w:spacing w:after="0" w:line="240" w:lineRule="auto"/>
        <w:rPr>
          <w:rFonts w:ascii="DejaVuSans" w:hAnsi="DejaVuSans" w:cs="DejaVuSans"/>
          <w:color w:val="333E48"/>
          <w:sz w:val="20"/>
          <w:szCs w:val="20"/>
          <w:lang w:val="en-US"/>
        </w:rPr>
      </w:pPr>
      <w:r w:rsidRPr="00486ACA">
        <w:rPr>
          <w:rFonts w:ascii="DejaVuSans" w:hAnsi="DejaVuSans" w:cs="DejaVuSans"/>
          <w:color w:val="333E48"/>
          <w:sz w:val="20"/>
          <w:szCs w:val="20"/>
          <w:lang w:val="en-US"/>
        </w:rPr>
        <w:t>Please provide a descriptive name your project</w:t>
      </w:r>
    </w:p>
    <w:p w14:paraId="3CE5B6DD" w14:textId="6ED824F2" w:rsidR="00DC3841" w:rsidRPr="00486ACA" w:rsidRDefault="00486ACA" w:rsidP="00486ACA">
      <w:pPr>
        <w:rPr>
          <w:rFonts w:ascii="DejaVuSans" w:hAnsi="DejaVuSans" w:cs="DejaVuSans"/>
          <w:color w:val="333E48"/>
          <w:sz w:val="20"/>
          <w:szCs w:val="20"/>
          <w:lang w:val="en-US"/>
        </w:rPr>
      </w:pPr>
      <w:r w:rsidRPr="00486ACA">
        <w:rPr>
          <w:rFonts w:ascii="DejaVuSans" w:hAnsi="DejaVuSans" w:cs="DejaVuSans"/>
          <w:color w:val="333E48"/>
          <w:sz w:val="20"/>
          <w:szCs w:val="20"/>
          <w:lang w:val="en-US"/>
        </w:rPr>
        <w:t>Towards a neural marker of complex meaning construction</w:t>
      </w:r>
    </w:p>
    <w:p w14:paraId="53A5038B" w14:textId="77777777" w:rsidR="00486ACA" w:rsidRPr="00486ACA" w:rsidRDefault="00486ACA" w:rsidP="00486ACA">
      <w:pPr>
        <w:rPr>
          <w:rFonts w:ascii="DejaVuSans" w:hAnsi="DejaVuSans" w:cs="DejaVuSans"/>
          <w:color w:val="333E48"/>
          <w:sz w:val="20"/>
          <w:szCs w:val="20"/>
          <w:lang w:val="en-US"/>
        </w:rPr>
      </w:pPr>
    </w:p>
    <w:p w14:paraId="7C85BB5E" w14:textId="77777777" w:rsidR="00486ACA" w:rsidRPr="00486ACA" w:rsidRDefault="00486ACA" w:rsidP="00486ACA">
      <w:pPr>
        <w:autoSpaceDE w:val="0"/>
        <w:autoSpaceDN w:val="0"/>
        <w:adjustRightInd w:val="0"/>
        <w:spacing w:after="0" w:line="240" w:lineRule="auto"/>
        <w:rPr>
          <w:rFonts w:ascii="DejaVuSans" w:hAnsi="DejaVuSans" w:cs="DejaVuSans"/>
          <w:color w:val="333E48"/>
          <w:sz w:val="20"/>
          <w:szCs w:val="20"/>
          <w:lang w:val="en-US"/>
        </w:rPr>
      </w:pPr>
      <w:r w:rsidRPr="00486ACA">
        <w:rPr>
          <w:rFonts w:ascii="DejaVuSans" w:hAnsi="DejaVuSans" w:cs="DejaVuSans"/>
          <w:color w:val="333E48"/>
          <w:sz w:val="20"/>
          <w:szCs w:val="20"/>
          <w:lang w:val="en-US"/>
        </w:rPr>
        <w:t>Page 2: International collaborators and grant questions</w:t>
      </w:r>
    </w:p>
    <w:p w14:paraId="3171F71E" w14:textId="77777777" w:rsidR="00486ACA" w:rsidRPr="00486ACA" w:rsidRDefault="00486ACA" w:rsidP="00486ACA">
      <w:pPr>
        <w:autoSpaceDE w:val="0"/>
        <w:autoSpaceDN w:val="0"/>
        <w:adjustRightInd w:val="0"/>
        <w:spacing w:after="0" w:line="240" w:lineRule="auto"/>
        <w:rPr>
          <w:rFonts w:ascii="DejaVuSans-Bold" w:hAnsi="DejaVuSans-Bold" w:cs="DejaVuSans-Bold"/>
          <w:b/>
          <w:bCs/>
          <w:color w:val="333E48"/>
          <w:sz w:val="20"/>
          <w:szCs w:val="20"/>
          <w:lang w:val="en-US"/>
        </w:rPr>
      </w:pPr>
      <w:r w:rsidRPr="00486ACA">
        <w:rPr>
          <w:rFonts w:ascii="DejaVuSans-Bold" w:hAnsi="DejaVuSans-Bold" w:cs="DejaVuSans-Bold"/>
          <w:b/>
          <w:bCs/>
          <w:color w:val="333E48"/>
          <w:sz w:val="20"/>
          <w:szCs w:val="20"/>
          <w:lang w:val="en-US"/>
        </w:rPr>
        <w:t>Brief abstract</w:t>
      </w:r>
    </w:p>
    <w:p w14:paraId="7C21F803" w14:textId="77777777" w:rsidR="00486ACA" w:rsidRPr="00486ACA" w:rsidRDefault="00486ACA" w:rsidP="00486ACA">
      <w:pPr>
        <w:autoSpaceDE w:val="0"/>
        <w:autoSpaceDN w:val="0"/>
        <w:adjustRightInd w:val="0"/>
        <w:spacing w:after="0" w:line="240" w:lineRule="auto"/>
        <w:rPr>
          <w:rFonts w:ascii="DejaVuSans" w:hAnsi="DejaVuSans" w:cs="DejaVuSans"/>
          <w:color w:val="333E48"/>
          <w:sz w:val="20"/>
          <w:szCs w:val="20"/>
          <w:lang w:val="en-US"/>
        </w:rPr>
      </w:pPr>
      <w:r w:rsidRPr="00486ACA">
        <w:rPr>
          <w:rFonts w:ascii="DejaVuSans" w:hAnsi="DejaVuSans" w:cs="DejaVuSans"/>
          <w:color w:val="333E48"/>
          <w:sz w:val="20"/>
          <w:szCs w:val="20"/>
          <w:lang w:val="en-US"/>
        </w:rPr>
        <w:t>Provide a brief summary of the proposed project written for an audience of non-experts. This summary</w:t>
      </w:r>
    </w:p>
    <w:p w14:paraId="3E347B2F" w14:textId="77777777" w:rsidR="00486ACA" w:rsidRDefault="00486ACA" w:rsidP="00486ACA">
      <w:pPr>
        <w:autoSpaceDE w:val="0"/>
        <w:autoSpaceDN w:val="0"/>
        <w:adjustRightInd w:val="0"/>
        <w:spacing w:after="0" w:line="240" w:lineRule="auto"/>
        <w:rPr>
          <w:rFonts w:ascii="DejaVuSans" w:hAnsi="DejaVuSans" w:cs="DejaVuSans"/>
          <w:color w:val="333E48"/>
          <w:sz w:val="20"/>
          <w:szCs w:val="20"/>
          <w:lang w:val="en-US"/>
        </w:rPr>
      </w:pPr>
      <w:proofErr w:type="gramStart"/>
      <w:r w:rsidRPr="00486ACA">
        <w:rPr>
          <w:rFonts w:ascii="DejaVuSans" w:hAnsi="DejaVuSans" w:cs="DejaVuSans"/>
          <w:color w:val="333E48"/>
          <w:sz w:val="20"/>
          <w:szCs w:val="20"/>
          <w:lang w:val="en-US"/>
        </w:rPr>
        <w:t>may</w:t>
      </w:r>
      <w:proofErr w:type="gramEnd"/>
      <w:r w:rsidRPr="00486ACA">
        <w:rPr>
          <w:rFonts w:ascii="DejaVuSans" w:hAnsi="DejaVuSans" w:cs="DejaVuSans"/>
          <w:color w:val="333E48"/>
          <w:sz w:val="20"/>
          <w:szCs w:val="20"/>
          <w:lang w:val="en-US"/>
        </w:rPr>
        <w:t xml:space="preserve"> be used in public promotional materials. (</w:t>
      </w:r>
      <w:proofErr w:type="gramStart"/>
      <w:r w:rsidRPr="00486ACA">
        <w:rPr>
          <w:rFonts w:ascii="DejaVuSans" w:hAnsi="DejaVuSans" w:cs="DejaVuSans"/>
          <w:color w:val="333E48"/>
          <w:sz w:val="20"/>
          <w:szCs w:val="20"/>
          <w:lang w:val="en-US"/>
        </w:rPr>
        <w:t>limited</w:t>
      </w:r>
      <w:proofErr w:type="gramEnd"/>
      <w:r w:rsidRPr="00486ACA">
        <w:rPr>
          <w:rFonts w:ascii="DejaVuSans" w:hAnsi="DejaVuSans" w:cs="DejaVuSans"/>
          <w:color w:val="333E48"/>
          <w:sz w:val="20"/>
          <w:szCs w:val="20"/>
          <w:lang w:val="en-US"/>
        </w:rPr>
        <w:t xml:space="preserve"> to 250 words)</w:t>
      </w:r>
    </w:p>
    <w:p w14:paraId="7E6689B8" w14:textId="77777777" w:rsidR="00486ACA" w:rsidRPr="00486ACA" w:rsidRDefault="00486ACA" w:rsidP="00486ACA">
      <w:pPr>
        <w:autoSpaceDE w:val="0"/>
        <w:autoSpaceDN w:val="0"/>
        <w:adjustRightInd w:val="0"/>
        <w:spacing w:after="0" w:line="240" w:lineRule="auto"/>
        <w:rPr>
          <w:rFonts w:ascii="DejaVuSans" w:hAnsi="DejaVuSans" w:cs="DejaVuSans"/>
          <w:color w:val="333E48"/>
          <w:sz w:val="20"/>
          <w:szCs w:val="20"/>
          <w:lang w:val="en-US"/>
        </w:rPr>
      </w:pPr>
    </w:p>
    <w:p w14:paraId="3729B8E6" w14:textId="1200DF88" w:rsidR="00CD764B" w:rsidRDefault="002E4821" w:rsidP="00CD764B">
      <w:pPr>
        <w:autoSpaceDE w:val="0"/>
        <w:autoSpaceDN w:val="0"/>
        <w:adjustRightInd w:val="0"/>
        <w:spacing w:after="0" w:line="240" w:lineRule="auto"/>
        <w:rPr>
          <w:rFonts w:ascii="Times" w:hAnsi="Times"/>
          <w:lang w:val="en-US"/>
        </w:rPr>
      </w:pPr>
      <w:r w:rsidRPr="00BA0246">
        <w:rPr>
          <w:rFonts w:ascii="Times" w:hAnsi="Times"/>
          <w:lang w:val="en-US"/>
        </w:rPr>
        <w:t>H</w:t>
      </w:r>
      <w:r w:rsidR="009E54C2" w:rsidRPr="00BA0246">
        <w:rPr>
          <w:rFonts w:ascii="Times" w:hAnsi="Times"/>
          <w:lang w:val="en-US"/>
        </w:rPr>
        <w:t xml:space="preserve">uman language is capable of conveying a vast number of ideas. At the core of this expressive power is the principle of </w:t>
      </w:r>
      <w:r w:rsidR="009E54C2" w:rsidRPr="00BA0246">
        <w:rPr>
          <w:rFonts w:ascii="Times" w:hAnsi="Times"/>
          <w:i/>
          <w:lang w:val="en-US"/>
        </w:rPr>
        <w:t>semantic</w:t>
      </w:r>
      <w:r w:rsidR="009E54C2" w:rsidRPr="00BA0246">
        <w:rPr>
          <w:rFonts w:ascii="Times" w:hAnsi="Times"/>
          <w:lang w:val="en-US"/>
        </w:rPr>
        <w:t xml:space="preserve"> </w:t>
      </w:r>
      <w:r w:rsidR="009E54C2" w:rsidRPr="00BA0246">
        <w:rPr>
          <w:rFonts w:ascii="Times" w:hAnsi="Times"/>
          <w:i/>
          <w:lang w:val="en-US"/>
        </w:rPr>
        <w:t>compositionality</w:t>
      </w:r>
      <w:r w:rsidR="009E54C2" w:rsidRPr="00BA0246">
        <w:rPr>
          <w:rFonts w:ascii="Times" w:hAnsi="Times"/>
          <w:lang w:val="en-US"/>
        </w:rPr>
        <w:t xml:space="preserve">: the meaning of an utterance is determined by the meanings of its parts. </w:t>
      </w:r>
      <w:r w:rsidR="00554107" w:rsidRPr="00BA0246">
        <w:rPr>
          <w:rFonts w:ascii="Times" w:hAnsi="Times"/>
          <w:lang w:val="en-US"/>
        </w:rPr>
        <w:t>H</w:t>
      </w:r>
      <w:r w:rsidR="009E54C2" w:rsidRPr="00BA0246">
        <w:rPr>
          <w:rFonts w:ascii="Times" w:hAnsi="Times"/>
          <w:lang w:val="en-US"/>
        </w:rPr>
        <w:t xml:space="preserve">ow do we infer </w:t>
      </w:r>
      <w:r w:rsidR="00554107" w:rsidRPr="00BA0246">
        <w:rPr>
          <w:rFonts w:ascii="Times" w:hAnsi="Times"/>
          <w:lang w:val="en-US"/>
        </w:rPr>
        <w:t>complex</w:t>
      </w:r>
      <w:r w:rsidR="009E54C2" w:rsidRPr="00BA0246">
        <w:rPr>
          <w:rFonts w:ascii="Times" w:hAnsi="Times"/>
          <w:lang w:val="en-US"/>
        </w:rPr>
        <w:t xml:space="preserve"> ideas from others’ utterances? </w:t>
      </w:r>
      <w:r w:rsidR="00554107">
        <w:rPr>
          <w:rFonts w:ascii="Times" w:hAnsi="Times"/>
          <w:lang w:val="en-US"/>
        </w:rPr>
        <w:t>In a recent study, using</w:t>
      </w:r>
      <w:r w:rsidR="00554107" w:rsidRPr="00554107">
        <w:rPr>
          <w:rFonts w:ascii="Times" w:hAnsi="Times"/>
          <w:lang w:val="en-US"/>
        </w:rPr>
        <w:t xml:space="preserve"> </w:t>
      </w:r>
      <w:r w:rsidR="00554107" w:rsidRPr="009E54C2">
        <w:rPr>
          <w:rFonts w:ascii="Times" w:hAnsi="Times"/>
          <w:lang w:val="en-US"/>
        </w:rPr>
        <w:t>intracranial recordings from the surface of the human brain</w:t>
      </w:r>
      <w:r w:rsidR="004F1CB4">
        <w:rPr>
          <w:rFonts w:ascii="Times" w:hAnsi="Times"/>
          <w:lang w:val="en-US"/>
        </w:rPr>
        <w:t xml:space="preserve"> (</w:t>
      </w:r>
      <w:proofErr w:type="spellStart"/>
      <w:r w:rsidR="004F1CB4">
        <w:rPr>
          <w:rFonts w:ascii="Times" w:hAnsi="Times"/>
          <w:lang w:val="en-US"/>
        </w:rPr>
        <w:t>electrocorticography</w:t>
      </w:r>
      <w:proofErr w:type="spellEnd"/>
      <w:r w:rsidR="004F1CB4">
        <w:rPr>
          <w:rFonts w:ascii="Times" w:hAnsi="Times"/>
          <w:lang w:val="en-US"/>
        </w:rPr>
        <w:t xml:space="preserve"> or </w:t>
      </w:r>
      <w:proofErr w:type="spellStart"/>
      <w:r w:rsidR="004F1CB4">
        <w:rPr>
          <w:rFonts w:ascii="Times" w:hAnsi="Times"/>
          <w:lang w:val="en-US"/>
        </w:rPr>
        <w:t>ECoG</w:t>
      </w:r>
      <w:proofErr w:type="spellEnd"/>
      <w:r w:rsidR="004F1CB4">
        <w:rPr>
          <w:rFonts w:ascii="Times" w:hAnsi="Times"/>
          <w:lang w:val="en-US"/>
        </w:rPr>
        <w:t>)</w:t>
      </w:r>
      <w:r w:rsidR="00554107">
        <w:rPr>
          <w:rFonts w:ascii="Times" w:hAnsi="Times"/>
          <w:lang w:val="en-US"/>
        </w:rPr>
        <w:t xml:space="preserve">, we found </w:t>
      </w:r>
      <w:r w:rsidR="004F1CB4">
        <w:rPr>
          <w:rFonts w:ascii="Times" w:hAnsi="Times"/>
          <w:lang w:val="en-US"/>
        </w:rPr>
        <w:t xml:space="preserve">that neural activity </w:t>
      </w:r>
      <w:r w:rsidR="009E54C2" w:rsidRPr="009E54C2">
        <w:rPr>
          <w:rFonts w:ascii="Times" w:hAnsi="Times"/>
          <w:lang w:val="en-US"/>
        </w:rPr>
        <w:t>increases monotonically over the course of a sentence across the language system. Having ruled out a number of alternative explanations of this effec</w:t>
      </w:r>
      <w:r w:rsidR="00B569CB">
        <w:rPr>
          <w:rFonts w:ascii="Times" w:hAnsi="Times"/>
          <w:lang w:val="en-US"/>
        </w:rPr>
        <w:t>t in terms of generic attention</w:t>
      </w:r>
      <w:r w:rsidR="009E54C2" w:rsidRPr="009E54C2">
        <w:rPr>
          <w:rFonts w:ascii="Times" w:hAnsi="Times"/>
          <w:lang w:val="en-US"/>
        </w:rPr>
        <w:t xml:space="preserve"> and cognitive load, we argue</w:t>
      </w:r>
      <w:r w:rsidR="00B569CB">
        <w:rPr>
          <w:rFonts w:ascii="Times" w:hAnsi="Times"/>
          <w:lang w:val="en-US"/>
        </w:rPr>
        <w:t>d</w:t>
      </w:r>
      <w:r w:rsidR="009E54C2" w:rsidRPr="009E54C2">
        <w:rPr>
          <w:rFonts w:ascii="Times" w:hAnsi="Times"/>
          <w:lang w:val="en-US"/>
        </w:rPr>
        <w:t xml:space="preserve"> that </w:t>
      </w:r>
      <w:r w:rsidR="00B569CB">
        <w:rPr>
          <w:rFonts w:ascii="Times" w:hAnsi="Times"/>
          <w:lang w:val="en-US"/>
        </w:rPr>
        <w:t>this</w:t>
      </w:r>
      <w:r w:rsidR="009E54C2" w:rsidRPr="009E54C2">
        <w:rPr>
          <w:rFonts w:ascii="Times" w:hAnsi="Times"/>
          <w:lang w:val="en-US"/>
        </w:rPr>
        <w:t xml:space="preserve"> response increase reflects the increasing complexity of the evolving representation of the </w:t>
      </w:r>
      <w:r w:rsidR="00C34B78">
        <w:rPr>
          <w:rFonts w:ascii="Times" w:hAnsi="Times"/>
          <w:lang w:val="en-US"/>
        </w:rPr>
        <w:t xml:space="preserve">sentence </w:t>
      </w:r>
      <w:r w:rsidR="009E54C2" w:rsidRPr="009E54C2">
        <w:rPr>
          <w:rFonts w:ascii="Times" w:hAnsi="Times"/>
          <w:lang w:val="en-US"/>
        </w:rPr>
        <w:t xml:space="preserve">meaning and is thus </w:t>
      </w:r>
      <w:r w:rsidR="009E54C2" w:rsidRPr="00BA0246">
        <w:rPr>
          <w:rFonts w:ascii="Times" w:hAnsi="Times"/>
          <w:i/>
          <w:lang w:val="en-US"/>
        </w:rPr>
        <w:t>a candidate neural marker of complex meaning construction</w:t>
      </w:r>
      <w:r w:rsidR="009E54C2" w:rsidRPr="009E54C2">
        <w:rPr>
          <w:rFonts w:ascii="Times" w:hAnsi="Times"/>
          <w:lang w:val="en-US"/>
        </w:rPr>
        <w:t>.</w:t>
      </w:r>
      <w:r w:rsidR="004F1CB4">
        <w:rPr>
          <w:rFonts w:ascii="Times" w:hAnsi="Times"/>
          <w:lang w:val="en-US"/>
        </w:rPr>
        <w:t xml:space="preserve"> </w:t>
      </w:r>
      <w:r w:rsidR="007D794F">
        <w:rPr>
          <w:rFonts w:ascii="Times" w:hAnsi="Times"/>
          <w:lang w:val="en-US"/>
        </w:rPr>
        <w:t xml:space="preserve">Although </w:t>
      </w:r>
      <w:proofErr w:type="spellStart"/>
      <w:r w:rsidR="007D794F">
        <w:rPr>
          <w:rFonts w:ascii="Times" w:hAnsi="Times"/>
          <w:lang w:val="en-US"/>
        </w:rPr>
        <w:t>ECoG</w:t>
      </w:r>
      <w:proofErr w:type="spellEnd"/>
      <w:r w:rsidR="007D794F">
        <w:rPr>
          <w:rFonts w:ascii="Times" w:hAnsi="Times"/>
          <w:lang w:val="en-US"/>
        </w:rPr>
        <w:t xml:space="preserve"> is a powerful method with high spatial and temporal resolution, only a few patients undergo this procedure, making data collection slow, and the coverage of the brain is limited, making it difficult to understand the language system as a whole. Here, we propose to use </w:t>
      </w:r>
      <w:r w:rsidR="009E2D24">
        <w:rPr>
          <w:rFonts w:ascii="Times" w:hAnsi="Times"/>
          <w:lang w:val="en-US"/>
        </w:rPr>
        <w:t xml:space="preserve">magnetoencephalography (MEG) – </w:t>
      </w:r>
      <w:r w:rsidR="007D794F" w:rsidRPr="007D794F">
        <w:rPr>
          <w:rFonts w:ascii="Times" w:hAnsi="Times"/>
          <w:lang w:val="en-US"/>
        </w:rPr>
        <w:t>a</w:t>
      </w:r>
      <w:r w:rsidR="009E2D24">
        <w:rPr>
          <w:rFonts w:ascii="Times" w:hAnsi="Times"/>
          <w:lang w:val="en-US"/>
        </w:rPr>
        <w:t xml:space="preserve"> </w:t>
      </w:r>
      <w:r w:rsidR="007D794F" w:rsidRPr="007D794F">
        <w:rPr>
          <w:rFonts w:ascii="Times" w:hAnsi="Times"/>
          <w:lang w:val="en-US"/>
        </w:rPr>
        <w:t xml:space="preserve">sensitive non-invasive technique </w:t>
      </w:r>
      <w:proofErr w:type="gramStart"/>
      <w:r w:rsidR="007D794F" w:rsidRPr="007D794F">
        <w:rPr>
          <w:rFonts w:ascii="Times" w:hAnsi="Times"/>
          <w:lang w:val="en-US"/>
        </w:rPr>
        <w:t>which</w:t>
      </w:r>
      <w:proofErr w:type="gramEnd"/>
      <w:r w:rsidR="009E2D24">
        <w:rPr>
          <w:rFonts w:ascii="Times" w:hAnsi="Times"/>
          <w:lang w:val="en-US"/>
        </w:rPr>
        <w:t xml:space="preserve"> provides whole-brain coverage and </w:t>
      </w:r>
      <w:r w:rsidR="007D794F" w:rsidRPr="007D794F">
        <w:rPr>
          <w:rFonts w:ascii="Times" w:hAnsi="Times"/>
          <w:lang w:val="en-US"/>
        </w:rPr>
        <w:t xml:space="preserve">can </w:t>
      </w:r>
      <w:r w:rsidR="00ED3179">
        <w:rPr>
          <w:rFonts w:ascii="Times" w:hAnsi="Times"/>
          <w:lang w:val="en-US"/>
        </w:rPr>
        <w:t xml:space="preserve">be used in </w:t>
      </w:r>
      <w:proofErr w:type="spellStart"/>
      <w:r w:rsidR="00ED3179">
        <w:rPr>
          <w:rFonts w:ascii="Times" w:hAnsi="Times"/>
          <w:lang w:val="en-US"/>
        </w:rPr>
        <w:t>neurotypical</w:t>
      </w:r>
      <w:proofErr w:type="spellEnd"/>
      <w:r w:rsidR="00ED3179">
        <w:rPr>
          <w:rFonts w:ascii="Times" w:hAnsi="Times"/>
          <w:lang w:val="en-US"/>
        </w:rPr>
        <w:t xml:space="preserve"> </w:t>
      </w:r>
      <w:r w:rsidR="009E2D24">
        <w:rPr>
          <w:rFonts w:ascii="Times" w:hAnsi="Times"/>
          <w:lang w:val="en-US"/>
        </w:rPr>
        <w:t xml:space="preserve">individuals – to probe sentence comprehension, including complex meaning construction, in greater detail. </w:t>
      </w:r>
      <w:r w:rsidR="00CD764B">
        <w:rPr>
          <w:rFonts w:ascii="Times" w:hAnsi="Times"/>
          <w:lang w:val="en-US"/>
        </w:rPr>
        <w:t xml:space="preserve">In particular, building on our pilot collaborative work, we here aim to </w:t>
      </w:r>
      <w:del w:id="0" w:author="Rose Bruffaerts" w:date="2019-09-04T13:34:00Z">
        <w:r w:rsidR="00CD764B" w:rsidDel="00FB1399">
          <w:rPr>
            <w:rFonts w:ascii="Times" w:hAnsi="Times"/>
            <w:lang w:val="en-US"/>
          </w:rPr>
          <w:delText xml:space="preserve">1) </w:delText>
        </w:r>
      </w:del>
      <w:r w:rsidR="00CD764B" w:rsidRPr="00CD764B">
        <w:rPr>
          <w:rFonts w:ascii="Times" w:hAnsi="Times"/>
          <w:lang w:val="en-US"/>
        </w:rPr>
        <w:t xml:space="preserve">validate the first language </w:t>
      </w:r>
      <w:r w:rsidR="00CD764B">
        <w:rPr>
          <w:rFonts w:ascii="Times" w:hAnsi="Times"/>
          <w:lang w:val="en-US"/>
        </w:rPr>
        <w:t>“</w:t>
      </w:r>
      <w:r w:rsidR="00CD764B" w:rsidRPr="00CD764B">
        <w:rPr>
          <w:rFonts w:ascii="Times" w:hAnsi="Times"/>
          <w:lang w:val="en-US"/>
        </w:rPr>
        <w:t>localizer</w:t>
      </w:r>
      <w:r w:rsidR="00CD764B">
        <w:rPr>
          <w:rFonts w:ascii="Times" w:hAnsi="Times"/>
          <w:lang w:val="en-US"/>
        </w:rPr>
        <w:t>”</w:t>
      </w:r>
      <w:r w:rsidR="00CD764B" w:rsidRPr="00CD764B">
        <w:rPr>
          <w:rFonts w:ascii="Times" w:hAnsi="Times"/>
          <w:lang w:val="en-US"/>
        </w:rPr>
        <w:t xml:space="preserve"> for MEG</w:t>
      </w:r>
      <w:r w:rsidR="00CD764B">
        <w:rPr>
          <w:rFonts w:ascii="Times" w:hAnsi="Times"/>
          <w:lang w:val="en-US"/>
        </w:rPr>
        <w:t>,</w:t>
      </w:r>
      <w:r w:rsidR="00CD764B" w:rsidRPr="00CD764B">
        <w:rPr>
          <w:rFonts w:ascii="Times" w:hAnsi="Times"/>
          <w:lang w:val="en-US"/>
        </w:rPr>
        <w:t xml:space="preserve"> and </w:t>
      </w:r>
      <w:del w:id="1" w:author="Rose Bruffaerts" w:date="2019-09-04T13:34:00Z">
        <w:r w:rsidR="00CD764B" w:rsidRPr="00CD764B" w:rsidDel="00FB1399">
          <w:rPr>
            <w:rFonts w:ascii="Times" w:hAnsi="Times"/>
            <w:lang w:val="en-US"/>
          </w:rPr>
          <w:delText xml:space="preserve">2) </w:delText>
        </w:r>
      </w:del>
      <w:r w:rsidR="00CD764B" w:rsidRPr="00CD764B">
        <w:rPr>
          <w:rFonts w:ascii="Times" w:hAnsi="Times"/>
          <w:lang w:val="en-US"/>
        </w:rPr>
        <w:t>identify a neural marker of sentence construction</w:t>
      </w:r>
      <w:r w:rsidR="00CD764B">
        <w:rPr>
          <w:rFonts w:ascii="Times" w:hAnsi="Times"/>
          <w:lang w:val="en-US"/>
        </w:rPr>
        <w:t xml:space="preserve">, laying an important foundation for </w:t>
      </w:r>
      <w:r w:rsidR="00CD764B" w:rsidRPr="00CD764B">
        <w:rPr>
          <w:rFonts w:ascii="Times" w:hAnsi="Times"/>
          <w:lang w:val="en-US"/>
        </w:rPr>
        <w:t>discovering the precise sequence of computational and neural events</w:t>
      </w:r>
      <w:r w:rsidR="00CD764B">
        <w:rPr>
          <w:rFonts w:ascii="Times" w:hAnsi="Times"/>
          <w:lang w:val="en-US"/>
        </w:rPr>
        <w:t xml:space="preserve"> that underlie sentence interpretation.</w:t>
      </w:r>
    </w:p>
    <w:p w14:paraId="672DCAE0" w14:textId="77777777" w:rsidR="00CD764B" w:rsidRDefault="00CD764B" w:rsidP="00CD764B">
      <w:pPr>
        <w:autoSpaceDE w:val="0"/>
        <w:autoSpaceDN w:val="0"/>
        <w:adjustRightInd w:val="0"/>
        <w:spacing w:after="0" w:line="240" w:lineRule="auto"/>
        <w:rPr>
          <w:rFonts w:ascii="Times" w:hAnsi="Times"/>
          <w:lang w:val="en-US"/>
        </w:rPr>
      </w:pPr>
    </w:p>
    <w:p w14:paraId="761AC157" w14:textId="77777777" w:rsidR="00486ACA" w:rsidRDefault="00486ACA" w:rsidP="00486ACA">
      <w:pPr>
        <w:rPr>
          <w:rFonts w:ascii="DejaVuSans" w:hAnsi="DejaVuSans" w:cs="DejaVuSans"/>
          <w:color w:val="333E48"/>
          <w:sz w:val="20"/>
          <w:szCs w:val="20"/>
          <w:lang w:val="en-US"/>
        </w:rPr>
      </w:pPr>
    </w:p>
    <w:p w14:paraId="7B781712" w14:textId="77777777" w:rsidR="00486ACA" w:rsidRPr="00486ACA" w:rsidRDefault="00486ACA" w:rsidP="00486ACA">
      <w:pPr>
        <w:autoSpaceDE w:val="0"/>
        <w:autoSpaceDN w:val="0"/>
        <w:adjustRightInd w:val="0"/>
        <w:spacing w:after="0" w:line="240" w:lineRule="auto"/>
        <w:rPr>
          <w:rFonts w:ascii="DejaVuSans-Bold" w:hAnsi="DejaVuSans-Bold" w:cs="DejaVuSans-Bold"/>
          <w:b/>
          <w:bCs/>
          <w:color w:val="333E48"/>
          <w:sz w:val="20"/>
          <w:szCs w:val="20"/>
          <w:lang w:val="en-US"/>
        </w:rPr>
      </w:pPr>
      <w:r w:rsidRPr="00486ACA">
        <w:rPr>
          <w:rFonts w:ascii="DejaVuSans-Bold" w:hAnsi="DejaVuSans-Bold" w:cs="DejaVuSans-Bold"/>
          <w:b/>
          <w:bCs/>
          <w:color w:val="333E48"/>
          <w:sz w:val="20"/>
          <w:szCs w:val="20"/>
          <w:lang w:val="en-US"/>
        </w:rPr>
        <w:t>Description of collaboration (if applicable)</w:t>
      </w:r>
    </w:p>
    <w:p w14:paraId="491A001B" w14:textId="77777777" w:rsidR="00486ACA" w:rsidRPr="00486ACA" w:rsidRDefault="00486ACA" w:rsidP="00486ACA">
      <w:pPr>
        <w:autoSpaceDE w:val="0"/>
        <w:autoSpaceDN w:val="0"/>
        <w:adjustRightInd w:val="0"/>
        <w:spacing w:after="0" w:line="240" w:lineRule="auto"/>
        <w:rPr>
          <w:rFonts w:ascii="DejaVuSans" w:hAnsi="DejaVuSans" w:cs="DejaVuSans"/>
          <w:color w:val="333E48"/>
          <w:sz w:val="20"/>
          <w:szCs w:val="20"/>
          <w:lang w:val="en-US"/>
        </w:rPr>
      </w:pPr>
      <w:r w:rsidRPr="00486ACA">
        <w:rPr>
          <w:rFonts w:ascii="DejaVuSans" w:hAnsi="DejaVuSans" w:cs="DejaVuSans"/>
          <w:color w:val="333E48"/>
          <w:sz w:val="20"/>
          <w:szCs w:val="20"/>
          <w:lang w:val="en-US"/>
        </w:rPr>
        <w:t>Provide a brief history of the collaboration and describe how your work is complementary. (</w:t>
      </w:r>
      <w:proofErr w:type="gramStart"/>
      <w:r w:rsidRPr="00486ACA">
        <w:rPr>
          <w:rFonts w:ascii="DejaVuSans" w:hAnsi="DejaVuSans" w:cs="DejaVuSans"/>
          <w:color w:val="333E48"/>
          <w:sz w:val="20"/>
          <w:szCs w:val="20"/>
          <w:lang w:val="en-US"/>
        </w:rPr>
        <w:t>limited</w:t>
      </w:r>
      <w:proofErr w:type="gramEnd"/>
      <w:r w:rsidRPr="00486ACA">
        <w:rPr>
          <w:rFonts w:ascii="DejaVuSans" w:hAnsi="DejaVuSans" w:cs="DejaVuSans"/>
          <w:color w:val="333E48"/>
          <w:sz w:val="20"/>
          <w:szCs w:val="20"/>
          <w:lang w:val="en-US"/>
        </w:rPr>
        <w:t xml:space="preserve"> to 250</w:t>
      </w:r>
    </w:p>
    <w:p w14:paraId="0582DB50" w14:textId="77777777" w:rsidR="00486ACA" w:rsidRPr="00486ACA" w:rsidRDefault="00486ACA" w:rsidP="00486ACA">
      <w:pPr>
        <w:autoSpaceDE w:val="0"/>
        <w:autoSpaceDN w:val="0"/>
        <w:adjustRightInd w:val="0"/>
        <w:spacing w:after="0" w:line="240" w:lineRule="auto"/>
        <w:rPr>
          <w:rFonts w:ascii="DejaVuSans" w:hAnsi="DejaVuSans" w:cs="DejaVuSans"/>
          <w:color w:val="333E48"/>
          <w:sz w:val="20"/>
          <w:szCs w:val="20"/>
          <w:lang w:val="en-US"/>
        </w:rPr>
      </w:pPr>
      <w:proofErr w:type="gramStart"/>
      <w:r w:rsidRPr="00486ACA">
        <w:rPr>
          <w:rFonts w:ascii="DejaVuSans" w:hAnsi="DejaVuSans" w:cs="DejaVuSans"/>
          <w:color w:val="333E48"/>
          <w:sz w:val="20"/>
          <w:szCs w:val="20"/>
          <w:lang w:val="en-US"/>
        </w:rPr>
        <w:t>words</w:t>
      </w:r>
      <w:proofErr w:type="gramEnd"/>
      <w:r w:rsidRPr="00486ACA">
        <w:rPr>
          <w:rFonts w:ascii="DejaVuSans" w:hAnsi="DejaVuSans" w:cs="DejaVuSans"/>
          <w:color w:val="333E48"/>
          <w:sz w:val="20"/>
          <w:szCs w:val="20"/>
          <w:lang w:val="en-US"/>
        </w:rPr>
        <w:t>)</w:t>
      </w:r>
    </w:p>
    <w:p w14:paraId="082434D4" w14:textId="069EE13B" w:rsidR="00486ACA" w:rsidRDefault="00486ACA" w:rsidP="00DA5313">
      <w:pPr>
        <w:autoSpaceDE w:val="0"/>
        <w:autoSpaceDN w:val="0"/>
        <w:adjustRightInd w:val="0"/>
        <w:spacing w:after="0" w:line="240" w:lineRule="auto"/>
        <w:rPr>
          <w:rFonts w:ascii="DejaVuSans" w:hAnsi="DejaVuSans" w:cs="DejaVuSans"/>
          <w:color w:val="333E48"/>
          <w:sz w:val="20"/>
          <w:szCs w:val="20"/>
          <w:lang w:val="en-US"/>
        </w:rPr>
      </w:pPr>
      <w:r w:rsidRPr="00486ACA">
        <w:rPr>
          <w:rFonts w:ascii="DejaVuSans" w:hAnsi="DejaVuSans" w:cs="DejaVuSans"/>
          <w:color w:val="333E48"/>
          <w:sz w:val="20"/>
          <w:szCs w:val="20"/>
          <w:lang w:val="en-US"/>
        </w:rPr>
        <w:t>Our collaboration started in 2018, when we decided</w:t>
      </w:r>
      <w:r w:rsidR="00E85EE5">
        <w:rPr>
          <w:rFonts w:ascii="DejaVuSans" w:hAnsi="DejaVuSans" w:cs="DejaVuSans"/>
          <w:color w:val="333E48"/>
          <w:sz w:val="20"/>
          <w:szCs w:val="20"/>
          <w:lang w:val="en-US"/>
        </w:rPr>
        <w:t xml:space="preserve"> to combine efforts to develop a functional “localizer”</w:t>
      </w:r>
      <w:r w:rsidR="00892FF7">
        <w:rPr>
          <w:rFonts w:ascii="DejaVuSans" w:hAnsi="DejaVuSans" w:cs="DejaVuSans"/>
          <w:color w:val="333E48"/>
          <w:sz w:val="20"/>
          <w:szCs w:val="20"/>
          <w:lang w:val="en-US"/>
        </w:rPr>
        <w:t xml:space="preserve"> for language-responsive areas for MEG. </w:t>
      </w:r>
      <w:proofErr w:type="spellStart"/>
      <w:r w:rsidR="00892FF7">
        <w:rPr>
          <w:rFonts w:ascii="DejaVuSans" w:hAnsi="DejaVuSans" w:cs="DejaVuSans"/>
          <w:color w:val="333E48"/>
          <w:sz w:val="20"/>
          <w:szCs w:val="20"/>
          <w:lang w:val="en-US"/>
        </w:rPr>
        <w:t>Fedorenko’s</w:t>
      </w:r>
      <w:proofErr w:type="spellEnd"/>
      <w:r w:rsidR="00892FF7">
        <w:rPr>
          <w:rFonts w:ascii="DejaVuSans" w:hAnsi="DejaVuSans" w:cs="DejaVuSans"/>
          <w:color w:val="333E48"/>
          <w:sz w:val="20"/>
          <w:szCs w:val="20"/>
          <w:lang w:val="en-US"/>
        </w:rPr>
        <w:t xml:space="preserve"> lab has pioneered the functional localization approach </w:t>
      </w:r>
      <w:r w:rsidR="00802CDF">
        <w:rPr>
          <w:rFonts w:ascii="DejaVuSans" w:hAnsi="DejaVuSans" w:cs="DejaVuSans"/>
          <w:color w:val="333E48"/>
          <w:sz w:val="20"/>
          <w:szCs w:val="20"/>
          <w:lang w:val="en-US"/>
        </w:rPr>
        <w:t>for</w:t>
      </w:r>
      <w:r w:rsidR="00892FF7">
        <w:rPr>
          <w:rFonts w:ascii="DejaVuSans" w:hAnsi="DejaVuSans" w:cs="DejaVuSans"/>
          <w:color w:val="333E48"/>
          <w:sz w:val="20"/>
          <w:szCs w:val="20"/>
          <w:lang w:val="en-US"/>
        </w:rPr>
        <w:t xml:space="preserve"> language in </w:t>
      </w:r>
      <w:r w:rsidR="00802CDF">
        <w:rPr>
          <w:rFonts w:ascii="DejaVuSans" w:hAnsi="DejaVuSans" w:cs="DejaVuSans"/>
          <w:color w:val="333E48"/>
          <w:sz w:val="20"/>
          <w:szCs w:val="20"/>
          <w:lang w:val="en-US"/>
        </w:rPr>
        <w:t>f</w:t>
      </w:r>
      <w:r w:rsidR="00892FF7">
        <w:rPr>
          <w:rFonts w:ascii="DejaVuSans" w:hAnsi="DejaVuSans" w:cs="DejaVuSans"/>
          <w:color w:val="333E48"/>
          <w:sz w:val="20"/>
          <w:szCs w:val="20"/>
          <w:lang w:val="en-US"/>
        </w:rPr>
        <w:t>MRI. Unlike the traditional approach, where individual brains are averaged together in the common space, this approach takes into account the well-established inter-individual variability in the precise locations of functional areas, conferring higher sensitivity and functional resolution</w:t>
      </w:r>
      <w:r w:rsidR="005027C0">
        <w:rPr>
          <w:rFonts w:ascii="DejaVuSans" w:hAnsi="DejaVuSans" w:cs="DejaVuSans"/>
          <w:color w:val="333E48"/>
          <w:sz w:val="20"/>
          <w:szCs w:val="20"/>
          <w:lang w:val="en-US"/>
        </w:rPr>
        <w:t>,</w:t>
      </w:r>
      <w:r w:rsidR="00892FF7">
        <w:rPr>
          <w:rFonts w:ascii="DejaVuSans" w:hAnsi="DejaVuSans" w:cs="DejaVuSans"/>
          <w:color w:val="333E48"/>
          <w:sz w:val="20"/>
          <w:szCs w:val="20"/>
          <w:lang w:val="en-US"/>
        </w:rPr>
        <w:t xml:space="preserve"> and allowing for straightforward comparisons of findings across individuals, studies, and labs as needed </w:t>
      </w:r>
      <w:r w:rsidR="007E0477">
        <w:rPr>
          <w:rFonts w:ascii="DejaVuSans" w:hAnsi="DejaVuSans" w:cs="DejaVuSans"/>
          <w:color w:val="333E48"/>
          <w:sz w:val="20"/>
          <w:szCs w:val="20"/>
          <w:lang w:val="en-US"/>
        </w:rPr>
        <w:t xml:space="preserve">to establish </w:t>
      </w:r>
      <w:r w:rsidR="00892FF7">
        <w:rPr>
          <w:rFonts w:ascii="DejaVuSans" w:hAnsi="DejaVuSans" w:cs="DejaVuSans"/>
          <w:color w:val="333E48"/>
          <w:sz w:val="20"/>
          <w:szCs w:val="20"/>
          <w:lang w:val="en-US"/>
        </w:rPr>
        <w:t xml:space="preserve">a cumulative research enterprise. Furthermore, understanding inter-individual variability in the </w:t>
      </w:r>
      <w:proofErr w:type="spellStart"/>
      <w:r w:rsidR="00892FF7">
        <w:rPr>
          <w:rFonts w:ascii="DejaVuSans" w:hAnsi="DejaVuSans" w:cs="DejaVuSans"/>
          <w:color w:val="333E48"/>
          <w:sz w:val="20"/>
          <w:szCs w:val="20"/>
          <w:lang w:val="en-US"/>
        </w:rPr>
        <w:t>neurotypical</w:t>
      </w:r>
      <w:proofErr w:type="spellEnd"/>
      <w:r w:rsidR="00892FF7">
        <w:rPr>
          <w:rFonts w:ascii="DejaVuSans" w:hAnsi="DejaVuSans" w:cs="DejaVuSans"/>
          <w:color w:val="333E48"/>
          <w:sz w:val="20"/>
          <w:szCs w:val="20"/>
          <w:lang w:val="en-US"/>
        </w:rPr>
        <w:t xml:space="preserve"> population can shed light on the nature of pathologies in neurological disorders. In terms of methodological expertise, Fedorenko brings her knowledge of individual-subject analyses, and Bruffaerts – her MEG expertise (</w:t>
      </w:r>
      <w:r w:rsidR="00A11049">
        <w:rPr>
          <w:rFonts w:ascii="DejaVuSans" w:hAnsi="DejaVuSans" w:cs="DejaVuSans"/>
          <w:color w:val="333E48"/>
          <w:sz w:val="20"/>
          <w:szCs w:val="20"/>
          <w:lang w:val="en-US"/>
        </w:rPr>
        <w:t>training</w:t>
      </w:r>
      <w:r w:rsidR="00892FF7" w:rsidRPr="00486ACA">
        <w:rPr>
          <w:rFonts w:ascii="DejaVuSans" w:hAnsi="DejaVuSans" w:cs="DejaVuSans"/>
          <w:color w:val="333E48"/>
          <w:sz w:val="20"/>
          <w:szCs w:val="20"/>
          <w:lang w:val="en-US"/>
        </w:rPr>
        <w:t xml:space="preserve"> at the University of</w:t>
      </w:r>
      <w:r w:rsidR="00892FF7">
        <w:rPr>
          <w:rFonts w:ascii="DejaVuSans" w:hAnsi="DejaVuSans" w:cs="DejaVuSans"/>
          <w:color w:val="333E48"/>
          <w:sz w:val="20"/>
          <w:szCs w:val="20"/>
          <w:lang w:val="en-US"/>
        </w:rPr>
        <w:t xml:space="preserve"> </w:t>
      </w:r>
      <w:r w:rsidR="00892FF7" w:rsidRPr="00486ACA">
        <w:rPr>
          <w:rFonts w:ascii="DejaVuSans" w:hAnsi="DejaVuSans" w:cs="DejaVuSans"/>
          <w:color w:val="333E48"/>
          <w:sz w:val="20"/>
          <w:szCs w:val="20"/>
          <w:lang w:val="en-US"/>
        </w:rPr>
        <w:t>Cambridge</w:t>
      </w:r>
      <w:r w:rsidR="00892FF7">
        <w:rPr>
          <w:rFonts w:ascii="DejaVuSans" w:hAnsi="DejaVuSans" w:cs="DejaVuSans"/>
          <w:color w:val="333E48"/>
          <w:sz w:val="20"/>
          <w:szCs w:val="20"/>
          <w:lang w:val="en-US"/>
        </w:rPr>
        <w:t>, UK,</w:t>
      </w:r>
      <w:r w:rsidR="00892FF7" w:rsidRPr="00486ACA">
        <w:rPr>
          <w:rFonts w:ascii="DejaVuSans" w:hAnsi="DejaVuSans" w:cs="DejaVuSans"/>
          <w:color w:val="333E48"/>
          <w:sz w:val="20"/>
          <w:szCs w:val="20"/>
          <w:lang w:val="en-US"/>
        </w:rPr>
        <w:t xml:space="preserve"> &amp; the MRC Cognition &amp; Brain Sciences Unit </w:t>
      </w:r>
      <w:r w:rsidR="00892FF7">
        <w:rPr>
          <w:rFonts w:ascii="DejaVuSans" w:hAnsi="DejaVuSans" w:cs="DejaVuSans"/>
          <w:color w:val="333E48"/>
          <w:sz w:val="20"/>
          <w:szCs w:val="20"/>
          <w:lang w:val="en-US"/>
        </w:rPr>
        <w:t xml:space="preserve">as a </w:t>
      </w:r>
      <w:r w:rsidR="00892FF7" w:rsidRPr="00486ACA">
        <w:rPr>
          <w:rFonts w:ascii="DejaVuSans" w:hAnsi="DejaVuSans" w:cs="DejaVuSans"/>
          <w:color w:val="333E48"/>
          <w:sz w:val="20"/>
          <w:szCs w:val="20"/>
          <w:lang w:val="en-US"/>
        </w:rPr>
        <w:t xml:space="preserve">postdoctoral fellow </w:t>
      </w:r>
      <w:r w:rsidR="00892FF7">
        <w:rPr>
          <w:rFonts w:ascii="DejaVuSans" w:hAnsi="DejaVuSans" w:cs="DejaVuSans"/>
          <w:color w:val="333E48"/>
          <w:sz w:val="20"/>
          <w:szCs w:val="20"/>
          <w:lang w:val="en-US"/>
        </w:rPr>
        <w:t xml:space="preserve">in </w:t>
      </w:r>
      <w:r w:rsidR="00892FF7" w:rsidRPr="00486ACA">
        <w:rPr>
          <w:rFonts w:ascii="DejaVuSans" w:hAnsi="DejaVuSans" w:cs="DejaVuSans"/>
          <w:color w:val="333E48"/>
          <w:sz w:val="20"/>
          <w:szCs w:val="20"/>
          <w:lang w:val="en-US"/>
        </w:rPr>
        <w:t>2016-17)</w:t>
      </w:r>
      <w:r w:rsidR="00892FF7">
        <w:rPr>
          <w:rFonts w:ascii="DejaVuSans" w:hAnsi="DejaVuSans" w:cs="DejaVuSans"/>
          <w:color w:val="333E48"/>
          <w:sz w:val="20"/>
          <w:szCs w:val="20"/>
          <w:lang w:val="en-US"/>
        </w:rPr>
        <w:t>. On the theoretical side, Fedorenko has been investigating language comprehension</w:t>
      </w:r>
      <w:r w:rsidR="00802CDF">
        <w:rPr>
          <w:rFonts w:ascii="DejaVuSans" w:hAnsi="DejaVuSans" w:cs="DejaVuSans"/>
          <w:color w:val="333E48"/>
          <w:sz w:val="20"/>
          <w:szCs w:val="20"/>
          <w:lang w:val="en-US"/>
        </w:rPr>
        <w:t xml:space="preserve"> for the last 17 years</w:t>
      </w:r>
      <w:r w:rsidR="001878F8">
        <w:rPr>
          <w:rFonts w:ascii="DejaVuSans" w:hAnsi="DejaVuSans" w:cs="DejaVuSans"/>
          <w:color w:val="333E48"/>
          <w:sz w:val="20"/>
          <w:szCs w:val="20"/>
          <w:lang w:val="en-US"/>
        </w:rPr>
        <w:t>, a</w:t>
      </w:r>
      <w:r w:rsidR="00802CDF">
        <w:rPr>
          <w:rFonts w:ascii="DejaVuSans" w:hAnsi="DejaVuSans" w:cs="DejaVuSans"/>
          <w:color w:val="333E48"/>
          <w:sz w:val="20"/>
          <w:szCs w:val="20"/>
          <w:lang w:val="en-US"/>
        </w:rPr>
        <w:t xml:space="preserve">nd Bruffaerts </w:t>
      </w:r>
      <w:r w:rsidR="001878F8">
        <w:rPr>
          <w:rFonts w:ascii="DejaVuSans" w:hAnsi="DejaVuSans" w:cs="DejaVuSans"/>
          <w:color w:val="333E48"/>
          <w:sz w:val="20"/>
          <w:szCs w:val="20"/>
          <w:lang w:val="en-US"/>
        </w:rPr>
        <w:t xml:space="preserve">has </w:t>
      </w:r>
      <w:r w:rsidR="00DA5313">
        <w:rPr>
          <w:rFonts w:ascii="DejaVuSans" w:hAnsi="DejaVuSans" w:cs="DejaVuSans"/>
          <w:color w:val="333E48"/>
          <w:sz w:val="20"/>
          <w:szCs w:val="20"/>
          <w:lang w:val="en-US"/>
        </w:rPr>
        <w:t xml:space="preserve">spent her graduate and postdoctoral </w:t>
      </w:r>
      <w:ins w:id="2" w:author="Evelina Fedorenko" w:date="2019-09-11T11:47:00Z">
        <w:r w:rsidR="0017104A">
          <w:rPr>
            <w:rFonts w:ascii="DejaVuSans" w:hAnsi="DejaVuSans" w:cs="DejaVuSans"/>
            <w:color w:val="333E48"/>
            <w:sz w:val="20"/>
            <w:szCs w:val="20"/>
            <w:lang w:val="en-US"/>
          </w:rPr>
          <w:t xml:space="preserve">years </w:t>
        </w:r>
      </w:ins>
      <w:r w:rsidR="00DA5313">
        <w:rPr>
          <w:rFonts w:ascii="DejaVuSans" w:hAnsi="DejaVuSans" w:cs="DejaVuSans"/>
          <w:color w:val="333E48"/>
          <w:sz w:val="20"/>
          <w:szCs w:val="20"/>
          <w:lang w:val="en-US"/>
        </w:rPr>
        <w:t xml:space="preserve">studying </w:t>
      </w:r>
      <w:r w:rsidR="00802CDF">
        <w:rPr>
          <w:rFonts w:ascii="DejaVuSans" w:hAnsi="DejaVuSans" w:cs="DejaVuSans"/>
          <w:color w:val="333E48"/>
          <w:sz w:val="20"/>
          <w:szCs w:val="20"/>
          <w:lang w:val="en-US"/>
        </w:rPr>
        <w:t xml:space="preserve">semantic processing at the level of single concepts, in both </w:t>
      </w:r>
      <w:proofErr w:type="spellStart"/>
      <w:r w:rsidR="00802CDF">
        <w:rPr>
          <w:rFonts w:ascii="DejaVuSans" w:hAnsi="DejaVuSans" w:cs="DejaVuSans"/>
          <w:color w:val="333E48"/>
          <w:sz w:val="20"/>
          <w:szCs w:val="20"/>
          <w:lang w:val="en-US"/>
        </w:rPr>
        <w:t>neurotypical</w:t>
      </w:r>
      <w:proofErr w:type="spellEnd"/>
      <w:r w:rsidR="00802CDF">
        <w:rPr>
          <w:rFonts w:ascii="DejaVuSans" w:hAnsi="DejaVuSans" w:cs="DejaVuSans"/>
          <w:color w:val="333E48"/>
          <w:sz w:val="20"/>
          <w:szCs w:val="20"/>
          <w:lang w:val="en-US"/>
        </w:rPr>
        <w:t xml:space="preserve"> individuals and individu</w:t>
      </w:r>
      <w:r w:rsidR="00DA5313">
        <w:rPr>
          <w:rFonts w:ascii="DejaVuSans" w:hAnsi="DejaVuSans" w:cs="DejaVuSans"/>
          <w:color w:val="333E48"/>
          <w:sz w:val="20"/>
          <w:szCs w:val="20"/>
          <w:lang w:val="en-US"/>
        </w:rPr>
        <w:t xml:space="preserve">als with </w:t>
      </w:r>
      <w:r w:rsidR="00267A16">
        <w:rPr>
          <w:rFonts w:ascii="DejaVuSans" w:hAnsi="DejaVuSans" w:cs="DejaVuSans"/>
          <w:color w:val="333E48"/>
          <w:sz w:val="20"/>
          <w:szCs w:val="20"/>
          <w:lang w:val="en-US"/>
        </w:rPr>
        <w:t>neuro</w:t>
      </w:r>
      <w:r w:rsidR="00DA5313">
        <w:rPr>
          <w:rFonts w:ascii="DejaVuSans" w:hAnsi="DejaVuSans" w:cs="DejaVuSans"/>
          <w:color w:val="333E48"/>
          <w:sz w:val="20"/>
          <w:szCs w:val="20"/>
          <w:lang w:val="en-US"/>
        </w:rPr>
        <w:t>degenerative disorders</w:t>
      </w:r>
      <w:r w:rsidR="00802CDF">
        <w:rPr>
          <w:rFonts w:ascii="DejaVuSans" w:hAnsi="DejaVuSans" w:cs="DejaVuSans"/>
          <w:color w:val="333E48"/>
          <w:sz w:val="20"/>
          <w:szCs w:val="20"/>
          <w:lang w:val="en-US"/>
        </w:rPr>
        <w:t xml:space="preserve">. </w:t>
      </w:r>
      <w:r w:rsidR="00DA5313">
        <w:rPr>
          <w:rFonts w:ascii="DejaVuSans" w:hAnsi="DejaVuSans" w:cs="DejaVuSans"/>
          <w:color w:val="333E48"/>
          <w:sz w:val="20"/>
          <w:szCs w:val="20"/>
          <w:lang w:val="en-US"/>
        </w:rPr>
        <w:t xml:space="preserve">MEG data on the functional localizer paradigm adapted from </w:t>
      </w:r>
      <w:proofErr w:type="spellStart"/>
      <w:r w:rsidR="00DA5313">
        <w:rPr>
          <w:rFonts w:ascii="DejaVuSans" w:hAnsi="DejaVuSans" w:cs="DejaVuSans"/>
          <w:color w:val="333E48"/>
          <w:sz w:val="20"/>
          <w:szCs w:val="20"/>
          <w:lang w:val="en-US"/>
        </w:rPr>
        <w:t>Fedorenko’s</w:t>
      </w:r>
      <w:proofErr w:type="spellEnd"/>
      <w:r w:rsidR="00DA5313">
        <w:rPr>
          <w:rFonts w:ascii="DejaVuSans" w:hAnsi="DejaVuSans" w:cs="DejaVuSans"/>
          <w:color w:val="333E48"/>
          <w:sz w:val="20"/>
          <w:szCs w:val="20"/>
          <w:lang w:val="en-US"/>
        </w:rPr>
        <w:t xml:space="preserve"> fMRI work have already been collected in Dutch and English. </w:t>
      </w:r>
      <w:r w:rsidR="005027C0">
        <w:rPr>
          <w:rFonts w:ascii="DejaVuSans" w:hAnsi="DejaVuSans" w:cs="DejaVuSans"/>
          <w:color w:val="333E48"/>
          <w:sz w:val="20"/>
          <w:szCs w:val="20"/>
          <w:lang w:val="en-US"/>
        </w:rPr>
        <w:t>Bruffaerts visited the Fedorenko Lab in April-May 2019</w:t>
      </w:r>
      <w:r w:rsidR="00A11C91">
        <w:rPr>
          <w:rFonts w:ascii="DejaVuSans" w:hAnsi="DejaVuSans" w:cs="DejaVuSans"/>
          <w:color w:val="333E48"/>
          <w:sz w:val="20"/>
          <w:szCs w:val="20"/>
          <w:lang w:val="en-US"/>
        </w:rPr>
        <w:t xml:space="preserve"> (funded by </w:t>
      </w:r>
      <w:r w:rsidR="000756A3">
        <w:rPr>
          <w:rFonts w:ascii="DejaVuSans" w:hAnsi="DejaVuSans" w:cs="DejaVuSans"/>
          <w:color w:val="333E48"/>
          <w:sz w:val="20"/>
          <w:szCs w:val="20"/>
          <w:lang w:val="en-US"/>
        </w:rPr>
        <w:t>the Research Foundation Flanders</w:t>
      </w:r>
      <w:r w:rsidR="00A11C91">
        <w:rPr>
          <w:rFonts w:ascii="DejaVuSans" w:hAnsi="DejaVuSans" w:cs="DejaVuSans"/>
          <w:color w:val="333E48"/>
          <w:sz w:val="20"/>
          <w:szCs w:val="20"/>
          <w:lang w:val="en-US"/>
        </w:rPr>
        <w:t>)</w:t>
      </w:r>
      <w:r w:rsidR="005027C0">
        <w:rPr>
          <w:rFonts w:ascii="DejaVuSans" w:hAnsi="DejaVuSans" w:cs="DejaVuSans"/>
          <w:color w:val="333E48"/>
          <w:sz w:val="20"/>
          <w:szCs w:val="20"/>
          <w:lang w:val="en-US"/>
        </w:rPr>
        <w:t xml:space="preserve"> </w:t>
      </w:r>
      <w:r w:rsidRPr="00486ACA">
        <w:rPr>
          <w:rFonts w:ascii="DejaVuSans" w:hAnsi="DejaVuSans" w:cs="DejaVuSans"/>
          <w:color w:val="333E48"/>
          <w:sz w:val="20"/>
          <w:szCs w:val="20"/>
          <w:lang w:val="en-US"/>
        </w:rPr>
        <w:t>to</w:t>
      </w:r>
      <w:r>
        <w:rPr>
          <w:rFonts w:ascii="DejaVuSans" w:hAnsi="DejaVuSans" w:cs="DejaVuSans"/>
          <w:color w:val="333E48"/>
          <w:sz w:val="20"/>
          <w:szCs w:val="20"/>
          <w:lang w:val="en-US"/>
        </w:rPr>
        <w:t xml:space="preserve"> </w:t>
      </w:r>
      <w:r w:rsidRPr="00486ACA">
        <w:rPr>
          <w:rFonts w:ascii="DejaVuSans" w:hAnsi="DejaVuSans" w:cs="DejaVuSans"/>
          <w:color w:val="333E48"/>
          <w:sz w:val="20"/>
          <w:szCs w:val="20"/>
          <w:lang w:val="en-US"/>
        </w:rPr>
        <w:t xml:space="preserve">set up a common </w:t>
      </w:r>
      <w:r w:rsidR="005027C0">
        <w:rPr>
          <w:rFonts w:ascii="DejaVuSans" w:hAnsi="DejaVuSans" w:cs="DejaVuSans"/>
          <w:color w:val="333E48"/>
          <w:sz w:val="20"/>
          <w:szCs w:val="20"/>
          <w:lang w:val="en-US"/>
        </w:rPr>
        <w:t>pre-</w:t>
      </w:r>
      <w:r w:rsidRPr="00486ACA">
        <w:rPr>
          <w:rFonts w:ascii="DejaVuSans" w:hAnsi="DejaVuSans" w:cs="DejaVuSans"/>
          <w:color w:val="333E48"/>
          <w:sz w:val="20"/>
          <w:szCs w:val="20"/>
          <w:lang w:val="en-US"/>
        </w:rPr>
        <w:t xml:space="preserve">processing </w:t>
      </w:r>
      <w:r w:rsidR="005027C0">
        <w:rPr>
          <w:rFonts w:ascii="DejaVuSans" w:hAnsi="DejaVuSans" w:cs="DejaVuSans"/>
          <w:color w:val="333E48"/>
          <w:sz w:val="20"/>
          <w:szCs w:val="20"/>
          <w:lang w:val="en-US"/>
        </w:rPr>
        <w:t xml:space="preserve">and analysis </w:t>
      </w:r>
      <w:r w:rsidRPr="00486ACA">
        <w:rPr>
          <w:rFonts w:ascii="DejaVuSans" w:hAnsi="DejaVuSans" w:cs="DejaVuSans"/>
          <w:color w:val="333E48"/>
          <w:sz w:val="20"/>
          <w:szCs w:val="20"/>
          <w:lang w:val="en-US"/>
        </w:rPr>
        <w:t xml:space="preserve">pipeline with the help of </w:t>
      </w:r>
      <w:r w:rsidR="005027C0">
        <w:rPr>
          <w:rFonts w:ascii="DejaVuSans" w:hAnsi="DejaVuSans" w:cs="DejaVuSans"/>
          <w:color w:val="333E48"/>
          <w:sz w:val="20"/>
          <w:szCs w:val="20"/>
          <w:lang w:val="en-US"/>
        </w:rPr>
        <w:t>Pantazis (MIT)</w:t>
      </w:r>
      <w:r w:rsidR="005027C0" w:rsidRPr="00486ACA">
        <w:rPr>
          <w:rFonts w:ascii="DejaVuSans" w:hAnsi="DejaVuSans" w:cs="DejaVuSans"/>
          <w:color w:val="333E48"/>
          <w:sz w:val="20"/>
          <w:szCs w:val="20"/>
          <w:lang w:val="en-US"/>
        </w:rPr>
        <w:t xml:space="preserve"> </w:t>
      </w:r>
      <w:r w:rsidRPr="00486ACA">
        <w:rPr>
          <w:rFonts w:ascii="DejaVuSans" w:hAnsi="DejaVuSans" w:cs="DejaVuSans"/>
          <w:color w:val="333E48"/>
          <w:sz w:val="20"/>
          <w:szCs w:val="20"/>
          <w:lang w:val="en-US"/>
        </w:rPr>
        <w:t>and perform preliminary data analys</w:t>
      </w:r>
      <w:r w:rsidR="00DA5313">
        <w:rPr>
          <w:rFonts w:ascii="DejaVuSans" w:hAnsi="DejaVuSans" w:cs="DejaVuSans"/>
          <w:color w:val="333E48"/>
          <w:sz w:val="20"/>
          <w:szCs w:val="20"/>
          <w:lang w:val="en-US"/>
        </w:rPr>
        <w:t>e</w:t>
      </w:r>
      <w:r w:rsidRPr="00486ACA">
        <w:rPr>
          <w:rFonts w:ascii="DejaVuSans" w:hAnsi="DejaVuSans" w:cs="DejaVuSans"/>
          <w:color w:val="333E48"/>
          <w:sz w:val="20"/>
          <w:szCs w:val="20"/>
          <w:lang w:val="en-US"/>
        </w:rPr>
        <w:t xml:space="preserve">s. </w:t>
      </w:r>
      <w:r w:rsidR="005027C0">
        <w:rPr>
          <w:rFonts w:ascii="DejaVuSans" w:hAnsi="DejaVuSans" w:cs="DejaVuSans"/>
          <w:color w:val="333E48"/>
          <w:sz w:val="20"/>
          <w:szCs w:val="20"/>
          <w:lang w:val="en-US"/>
        </w:rPr>
        <w:t xml:space="preserve">The second visit is </w:t>
      </w:r>
      <w:ins w:id="3" w:author="Evelina Fedorenko" w:date="2019-09-11T11:49:00Z">
        <w:r w:rsidR="0017104A">
          <w:rPr>
            <w:rFonts w:ascii="DejaVuSans" w:hAnsi="DejaVuSans" w:cs="DejaVuSans"/>
            <w:color w:val="333E48"/>
            <w:sz w:val="20"/>
            <w:szCs w:val="20"/>
            <w:lang w:val="en-US"/>
          </w:rPr>
          <w:t xml:space="preserve">tentatively </w:t>
        </w:r>
      </w:ins>
      <w:r w:rsidR="005027C0">
        <w:rPr>
          <w:rFonts w:ascii="DejaVuSans" w:hAnsi="DejaVuSans" w:cs="DejaVuSans"/>
          <w:color w:val="333E48"/>
          <w:sz w:val="20"/>
          <w:szCs w:val="20"/>
          <w:lang w:val="en-US"/>
        </w:rPr>
        <w:t xml:space="preserve">planned for </w:t>
      </w:r>
      <w:r w:rsidRPr="00486ACA">
        <w:rPr>
          <w:rFonts w:ascii="DejaVuSans" w:hAnsi="DejaVuSans" w:cs="DejaVuSans"/>
          <w:color w:val="333E48"/>
          <w:sz w:val="20"/>
          <w:szCs w:val="20"/>
          <w:lang w:val="en-US"/>
        </w:rPr>
        <w:t>spring 2020</w:t>
      </w:r>
      <w:ins w:id="4" w:author="Evelina Fedorenko" w:date="2019-09-11T11:49:00Z">
        <w:r w:rsidR="0017104A">
          <w:rPr>
            <w:rFonts w:ascii="DejaVuSans" w:hAnsi="DejaVuSans" w:cs="DejaVuSans"/>
            <w:color w:val="333E48"/>
            <w:sz w:val="20"/>
            <w:szCs w:val="20"/>
            <w:lang w:val="en-US"/>
          </w:rPr>
          <w:t>, pending funding</w:t>
        </w:r>
      </w:ins>
      <w:r w:rsidRPr="00486ACA">
        <w:rPr>
          <w:rFonts w:ascii="DejaVuSans" w:hAnsi="DejaVuSans" w:cs="DejaVuSans"/>
          <w:color w:val="333E48"/>
          <w:sz w:val="20"/>
          <w:szCs w:val="20"/>
          <w:lang w:val="en-US"/>
        </w:rPr>
        <w:t>.</w:t>
      </w:r>
    </w:p>
    <w:p w14:paraId="700B554C" w14:textId="77777777" w:rsidR="00486ACA" w:rsidRPr="00486ACA" w:rsidRDefault="00486ACA" w:rsidP="00486ACA">
      <w:pPr>
        <w:autoSpaceDE w:val="0"/>
        <w:autoSpaceDN w:val="0"/>
        <w:adjustRightInd w:val="0"/>
        <w:spacing w:after="0" w:line="240" w:lineRule="auto"/>
        <w:rPr>
          <w:rFonts w:ascii="DejaVuSans" w:hAnsi="DejaVuSans" w:cs="DejaVuSans"/>
          <w:color w:val="333E48"/>
          <w:sz w:val="20"/>
          <w:szCs w:val="20"/>
          <w:lang w:val="en-US"/>
        </w:rPr>
      </w:pPr>
    </w:p>
    <w:p w14:paraId="7DD42BDB" w14:textId="77777777" w:rsidR="00486ACA" w:rsidRPr="00486ACA" w:rsidRDefault="00486ACA" w:rsidP="00486ACA">
      <w:pPr>
        <w:autoSpaceDE w:val="0"/>
        <w:autoSpaceDN w:val="0"/>
        <w:adjustRightInd w:val="0"/>
        <w:spacing w:after="0" w:line="240" w:lineRule="auto"/>
        <w:rPr>
          <w:rFonts w:ascii="DejaVuSans-Bold" w:hAnsi="DejaVuSans-Bold" w:cs="DejaVuSans-Bold"/>
          <w:b/>
          <w:bCs/>
          <w:color w:val="333E48"/>
          <w:sz w:val="20"/>
          <w:szCs w:val="20"/>
          <w:lang w:val="en-US"/>
        </w:rPr>
      </w:pPr>
      <w:r w:rsidRPr="00486ACA">
        <w:rPr>
          <w:rFonts w:ascii="DejaVuSans-Bold" w:hAnsi="DejaVuSans-Bold" w:cs="DejaVuSans-Bold"/>
          <w:b/>
          <w:bCs/>
          <w:color w:val="333E48"/>
          <w:sz w:val="20"/>
          <w:szCs w:val="20"/>
          <w:lang w:val="en-US"/>
        </w:rPr>
        <w:t>Description of the proposed project</w:t>
      </w:r>
    </w:p>
    <w:p w14:paraId="4FA37C73" w14:textId="77777777" w:rsidR="00486ACA" w:rsidRPr="00486ACA" w:rsidRDefault="00486ACA" w:rsidP="00486ACA">
      <w:pPr>
        <w:autoSpaceDE w:val="0"/>
        <w:autoSpaceDN w:val="0"/>
        <w:adjustRightInd w:val="0"/>
        <w:spacing w:after="0" w:line="240" w:lineRule="auto"/>
        <w:rPr>
          <w:rFonts w:ascii="DejaVuSans" w:hAnsi="DejaVuSans" w:cs="DejaVuSans"/>
          <w:color w:val="333E48"/>
          <w:sz w:val="20"/>
          <w:szCs w:val="20"/>
          <w:lang w:val="en-US"/>
        </w:rPr>
      </w:pPr>
      <w:r w:rsidRPr="00486ACA">
        <w:rPr>
          <w:rFonts w:ascii="DejaVuSans" w:hAnsi="DejaVuSans" w:cs="DejaVuSans"/>
          <w:color w:val="333E48"/>
          <w:sz w:val="20"/>
          <w:szCs w:val="20"/>
          <w:lang w:val="en-US"/>
        </w:rPr>
        <w:t>Describe in detail the proposed project. Funding may be used to cover travel and meeting costs to</w:t>
      </w:r>
    </w:p>
    <w:p w14:paraId="4DEA2669" w14:textId="77777777" w:rsidR="00486ACA" w:rsidRPr="00486ACA" w:rsidRDefault="00486ACA" w:rsidP="00486ACA">
      <w:pPr>
        <w:autoSpaceDE w:val="0"/>
        <w:autoSpaceDN w:val="0"/>
        <w:adjustRightInd w:val="0"/>
        <w:spacing w:after="0" w:line="240" w:lineRule="auto"/>
        <w:rPr>
          <w:rFonts w:ascii="DejaVuSans" w:hAnsi="DejaVuSans" w:cs="DejaVuSans"/>
          <w:color w:val="333E48"/>
          <w:sz w:val="20"/>
          <w:szCs w:val="20"/>
          <w:lang w:val="en-US"/>
        </w:rPr>
      </w:pPr>
      <w:proofErr w:type="gramStart"/>
      <w:r w:rsidRPr="00486ACA">
        <w:rPr>
          <w:rFonts w:ascii="DejaVuSans" w:hAnsi="DejaVuSans" w:cs="DejaVuSans"/>
          <w:color w:val="333E48"/>
          <w:sz w:val="20"/>
          <w:szCs w:val="20"/>
          <w:lang w:val="en-US"/>
        </w:rPr>
        <w:t>facilitate</w:t>
      </w:r>
      <w:proofErr w:type="gramEnd"/>
      <w:r w:rsidRPr="00486ACA">
        <w:rPr>
          <w:rFonts w:ascii="DejaVuSans" w:hAnsi="DejaVuSans" w:cs="DejaVuSans"/>
          <w:color w:val="333E48"/>
          <w:sz w:val="20"/>
          <w:szCs w:val="20"/>
          <w:lang w:val="en-US"/>
        </w:rPr>
        <w:t xml:space="preserve"> international projects and collaboration. Funds may not be used to cover salaries or materials</w:t>
      </w:r>
    </w:p>
    <w:p w14:paraId="2AD073CC" w14:textId="77777777" w:rsidR="00486ACA" w:rsidRPr="00486ACA" w:rsidRDefault="00486ACA" w:rsidP="00486ACA">
      <w:pPr>
        <w:autoSpaceDE w:val="0"/>
        <w:autoSpaceDN w:val="0"/>
        <w:adjustRightInd w:val="0"/>
        <w:spacing w:after="0" w:line="240" w:lineRule="auto"/>
        <w:rPr>
          <w:rFonts w:ascii="DejaVuSans" w:hAnsi="DejaVuSans" w:cs="DejaVuSans"/>
          <w:color w:val="333E48"/>
          <w:sz w:val="20"/>
          <w:szCs w:val="20"/>
          <w:lang w:val="en-US"/>
        </w:rPr>
      </w:pPr>
      <w:proofErr w:type="gramStart"/>
      <w:r w:rsidRPr="00486ACA">
        <w:rPr>
          <w:rFonts w:ascii="DejaVuSans" w:hAnsi="DejaVuSans" w:cs="DejaVuSans"/>
          <w:color w:val="333E48"/>
          <w:sz w:val="20"/>
          <w:szCs w:val="20"/>
          <w:lang w:val="en-US"/>
        </w:rPr>
        <w:t>and</w:t>
      </w:r>
      <w:proofErr w:type="gramEnd"/>
      <w:r w:rsidRPr="00486ACA">
        <w:rPr>
          <w:rFonts w:ascii="DejaVuSans" w:hAnsi="DejaVuSans" w:cs="DejaVuSans"/>
          <w:color w:val="333E48"/>
          <w:sz w:val="20"/>
          <w:szCs w:val="20"/>
          <w:lang w:val="en-US"/>
        </w:rPr>
        <w:t xml:space="preserve"> long-term stays. Please include any technical information that will help scientific reviewers in your</w:t>
      </w:r>
    </w:p>
    <w:p w14:paraId="19F710EF" w14:textId="77777777" w:rsidR="00486ACA" w:rsidRPr="00486ACA" w:rsidRDefault="00486ACA" w:rsidP="00486ACA">
      <w:pPr>
        <w:autoSpaceDE w:val="0"/>
        <w:autoSpaceDN w:val="0"/>
        <w:adjustRightInd w:val="0"/>
        <w:spacing w:after="0" w:line="240" w:lineRule="auto"/>
        <w:rPr>
          <w:rFonts w:ascii="DejaVuSans" w:hAnsi="DejaVuSans" w:cs="DejaVuSans"/>
          <w:color w:val="333E48"/>
          <w:sz w:val="20"/>
          <w:szCs w:val="20"/>
          <w:lang w:val="en-US"/>
        </w:rPr>
      </w:pPr>
      <w:proofErr w:type="gramStart"/>
      <w:r w:rsidRPr="00486ACA">
        <w:rPr>
          <w:rFonts w:ascii="DejaVuSans" w:hAnsi="DejaVuSans" w:cs="DejaVuSans"/>
          <w:color w:val="333E48"/>
          <w:sz w:val="20"/>
          <w:szCs w:val="20"/>
          <w:lang w:val="en-US"/>
        </w:rPr>
        <w:t>field</w:t>
      </w:r>
      <w:proofErr w:type="gramEnd"/>
      <w:r w:rsidRPr="00486ACA">
        <w:rPr>
          <w:rFonts w:ascii="DejaVuSans" w:hAnsi="DejaVuSans" w:cs="DejaVuSans"/>
          <w:color w:val="333E48"/>
          <w:sz w:val="20"/>
          <w:szCs w:val="20"/>
          <w:lang w:val="en-US"/>
        </w:rPr>
        <w:t xml:space="preserve"> evaluate the proposal. Please review the guidelines and eligibility from our website. (</w:t>
      </w:r>
      <w:proofErr w:type="gramStart"/>
      <w:r w:rsidRPr="00486ACA">
        <w:rPr>
          <w:rFonts w:ascii="DejaVuSans" w:hAnsi="DejaVuSans" w:cs="DejaVuSans"/>
          <w:color w:val="333E48"/>
          <w:sz w:val="20"/>
          <w:szCs w:val="20"/>
          <w:lang w:val="en-US"/>
        </w:rPr>
        <w:t>limited</w:t>
      </w:r>
      <w:proofErr w:type="gramEnd"/>
      <w:r w:rsidRPr="00486ACA">
        <w:rPr>
          <w:rFonts w:ascii="DejaVuSans" w:hAnsi="DejaVuSans" w:cs="DejaVuSans"/>
          <w:color w:val="333E48"/>
          <w:sz w:val="20"/>
          <w:szCs w:val="20"/>
          <w:lang w:val="en-US"/>
        </w:rPr>
        <w:t xml:space="preserve"> to 1500</w:t>
      </w:r>
    </w:p>
    <w:p w14:paraId="365160AA" w14:textId="77777777" w:rsidR="00486ACA" w:rsidRDefault="00486ACA" w:rsidP="00486ACA">
      <w:pPr>
        <w:autoSpaceDE w:val="0"/>
        <w:autoSpaceDN w:val="0"/>
        <w:adjustRightInd w:val="0"/>
        <w:spacing w:after="0" w:line="240" w:lineRule="auto"/>
        <w:rPr>
          <w:rFonts w:ascii="DejaVuSans" w:hAnsi="DejaVuSans" w:cs="DejaVuSans"/>
          <w:color w:val="333E48"/>
          <w:sz w:val="20"/>
          <w:szCs w:val="20"/>
          <w:lang w:val="en-US"/>
        </w:rPr>
      </w:pPr>
      <w:proofErr w:type="gramStart"/>
      <w:r w:rsidRPr="00486ACA">
        <w:rPr>
          <w:rFonts w:ascii="DejaVuSans" w:hAnsi="DejaVuSans" w:cs="DejaVuSans"/>
          <w:color w:val="333E48"/>
          <w:sz w:val="20"/>
          <w:szCs w:val="20"/>
          <w:lang w:val="en-US"/>
        </w:rPr>
        <w:t>words</w:t>
      </w:r>
      <w:proofErr w:type="gramEnd"/>
      <w:r w:rsidRPr="00486ACA">
        <w:rPr>
          <w:rFonts w:ascii="DejaVuSans" w:hAnsi="DejaVuSans" w:cs="DejaVuSans"/>
          <w:color w:val="333E48"/>
          <w:sz w:val="20"/>
          <w:szCs w:val="20"/>
          <w:lang w:val="en-US"/>
        </w:rPr>
        <w:t>)</w:t>
      </w:r>
    </w:p>
    <w:p w14:paraId="6AF62A4E" w14:textId="77777777" w:rsidR="00486ACA" w:rsidRPr="00486ACA" w:rsidRDefault="00486ACA" w:rsidP="00486ACA">
      <w:pPr>
        <w:autoSpaceDE w:val="0"/>
        <w:autoSpaceDN w:val="0"/>
        <w:adjustRightInd w:val="0"/>
        <w:spacing w:after="0" w:line="240" w:lineRule="auto"/>
        <w:rPr>
          <w:rFonts w:ascii="DejaVuSans" w:hAnsi="DejaVuSans" w:cs="DejaVuSans"/>
          <w:color w:val="333E48"/>
          <w:sz w:val="20"/>
          <w:szCs w:val="20"/>
          <w:lang w:val="en-US"/>
        </w:rPr>
      </w:pPr>
    </w:p>
    <w:p w14:paraId="095B0FD8" w14:textId="77777777" w:rsidR="007055B0" w:rsidRDefault="007055B0" w:rsidP="00486ACA">
      <w:pPr>
        <w:autoSpaceDE w:val="0"/>
        <w:autoSpaceDN w:val="0"/>
        <w:adjustRightInd w:val="0"/>
        <w:spacing w:after="0" w:line="240" w:lineRule="auto"/>
        <w:rPr>
          <w:rFonts w:ascii="DejaVuSans" w:hAnsi="DejaVuSans" w:cs="DejaVuSans"/>
          <w:color w:val="333E48"/>
          <w:sz w:val="20"/>
          <w:szCs w:val="20"/>
          <w:lang w:val="en-US"/>
        </w:rPr>
      </w:pPr>
    </w:p>
    <w:p w14:paraId="5D2237D2" w14:textId="7DE71F7D" w:rsidR="00D6352D" w:rsidRDefault="00D6352D" w:rsidP="00486ACA">
      <w:pPr>
        <w:autoSpaceDE w:val="0"/>
        <w:autoSpaceDN w:val="0"/>
        <w:adjustRightInd w:val="0"/>
        <w:spacing w:after="0" w:line="240" w:lineRule="auto"/>
        <w:rPr>
          <w:rFonts w:ascii="DejaVuSans" w:hAnsi="DejaVuSans" w:cs="DejaVuSans"/>
          <w:color w:val="333E48"/>
          <w:sz w:val="20"/>
          <w:szCs w:val="20"/>
          <w:lang w:val="en-US"/>
        </w:rPr>
      </w:pPr>
      <w:r>
        <w:rPr>
          <w:rFonts w:ascii="DejaVuSans" w:hAnsi="DejaVuSans" w:cs="DejaVuSans"/>
          <w:b/>
          <w:color w:val="333E48"/>
          <w:sz w:val="20"/>
          <w:szCs w:val="20"/>
          <w:lang w:val="en-US"/>
        </w:rPr>
        <w:t>Core</w:t>
      </w:r>
      <w:r w:rsidRPr="00C04C04">
        <w:rPr>
          <w:rFonts w:ascii="DejaVuSans" w:hAnsi="DejaVuSans" w:cs="DejaVuSans"/>
          <w:b/>
          <w:color w:val="333E48"/>
          <w:sz w:val="20"/>
          <w:szCs w:val="20"/>
          <w:lang w:val="en-US"/>
        </w:rPr>
        <w:t xml:space="preserve"> r</w:t>
      </w:r>
      <w:r w:rsidRPr="00BA0246">
        <w:rPr>
          <w:rFonts w:ascii="DejaVuSans" w:hAnsi="DejaVuSans" w:cs="DejaVuSans"/>
          <w:b/>
          <w:color w:val="333E48"/>
          <w:sz w:val="20"/>
          <w:szCs w:val="20"/>
          <w:lang w:val="en-US"/>
        </w:rPr>
        <w:t>esearchers:</w:t>
      </w:r>
      <w:r w:rsidRPr="00BA0246">
        <w:rPr>
          <w:rFonts w:ascii="DejaVuSans" w:hAnsi="DejaVuSans" w:cs="DejaVuSans"/>
          <w:b/>
          <w:color w:val="333E48"/>
          <w:sz w:val="20"/>
          <w:szCs w:val="20"/>
          <w:lang w:val="en-US"/>
        </w:rPr>
        <w:br/>
      </w:r>
      <w:r>
        <w:rPr>
          <w:rFonts w:ascii="DejaVuSans" w:hAnsi="DejaVuSans" w:cs="DejaVuSans"/>
          <w:color w:val="333E48"/>
          <w:sz w:val="20"/>
          <w:szCs w:val="20"/>
          <w:lang w:val="en-US"/>
        </w:rPr>
        <w:t xml:space="preserve">Rose Bruffaerts, </w:t>
      </w:r>
      <w:r w:rsidR="00F333BA">
        <w:rPr>
          <w:rFonts w:ascii="DejaVuSans" w:hAnsi="DejaVuSans" w:cs="DejaVuSans"/>
          <w:color w:val="333E48"/>
          <w:sz w:val="20"/>
          <w:szCs w:val="20"/>
          <w:lang w:val="en-US"/>
        </w:rPr>
        <w:t>Postdoctoral r</w:t>
      </w:r>
      <w:r w:rsidR="00F50FCA">
        <w:rPr>
          <w:rFonts w:ascii="DejaVuSans" w:hAnsi="DejaVuSans" w:cs="DejaVuSans"/>
          <w:color w:val="333E48"/>
          <w:sz w:val="20"/>
          <w:szCs w:val="20"/>
          <w:lang w:val="en-US"/>
        </w:rPr>
        <w:t>esearch fellow</w:t>
      </w:r>
      <w:r>
        <w:rPr>
          <w:rFonts w:ascii="DejaVuSans" w:hAnsi="DejaVuSans" w:cs="DejaVuSans"/>
          <w:color w:val="333E48"/>
          <w:sz w:val="20"/>
          <w:szCs w:val="20"/>
          <w:lang w:val="en-US"/>
        </w:rPr>
        <w:t>,</w:t>
      </w:r>
      <w:r w:rsidR="00974626">
        <w:rPr>
          <w:rFonts w:ascii="DejaVuSans" w:hAnsi="DejaVuSans" w:cs="DejaVuSans"/>
          <w:color w:val="333E48"/>
          <w:sz w:val="20"/>
          <w:szCs w:val="20"/>
          <w:lang w:val="en-US"/>
        </w:rPr>
        <w:t xml:space="preserve"> KU</w:t>
      </w:r>
      <w:r>
        <w:rPr>
          <w:rFonts w:ascii="DejaVuSans" w:hAnsi="DejaVuSans" w:cs="DejaVuSans"/>
          <w:color w:val="333E48"/>
          <w:sz w:val="20"/>
          <w:szCs w:val="20"/>
          <w:lang w:val="en-US"/>
        </w:rPr>
        <w:t xml:space="preserve"> Leuven </w:t>
      </w:r>
      <w:r w:rsidR="00974626">
        <w:rPr>
          <w:rFonts w:ascii="DejaVuSans" w:hAnsi="DejaVuSans" w:cs="DejaVuSans"/>
          <w:color w:val="333E48"/>
          <w:sz w:val="20"/>
          <w:szCs w:val="20"/>
          <w:lang w:val="en-US"/>
        </w:rPr>
        <w:t>(Belgium)</w:t>
      </w:r>
    </w:p>
    <w:p w14:paraId="6BA7996C" w14:textId="77777777" w:rsidR="00974626" w:rsidRPr="00974626" w:rsidRDefault="00D6352D" w:rsidP="00974626">
      <w:pPr>
        <w:autoSpaceDE w:val="0"/>
        <w:autoSpaceDN w:val="0"/>
        <w:adjustRightInd w:val="0"/>
        <w:spacing w:after="0" w:line="240" w:lineRule="auto"/>
        <w:rPr>
          <w:rFonts w:ascii="DejaVuSans" w:hAnsi="DejaVuSans" w:cs="DejaVuSans"/>
          <w:color w:val="333E48"/>
          <w:sz w:val="20"/>
          <w:szCs w:val="20"/>
        </w:rPr>
      </w:pPr>
      <w:r w:rsidRPr="00974626">
        <w:rPr>
          <w:rFonts w:ascii="DejaVuSans" w:hAnsi="DejaVuSans" w:cs="DejaVuSans"/>
          <w:color w:val="333E48"/>
          <w:sz w:val="20"/>
          <w:szCs w:val="20"/>
        </w:rPr>
        <w:t xml:space="preserve">Rik Vandenberghe, Professor, </w:t>
      </w:r>
      <w:r w:rsidR="00974626" w:rsidRPr="00974626">
        <w:rPr>
          <w:rFonts w:ascii="DejaVuSans" w:hAnsi="DejaVuSans" w:cs="DejaVuSans"/>
          <w:color w:val="333E48"/>
          <w:sz w:val="20"/>
          <w:szCs w:val="20"/>
        </w:rPr>
        <w:t xml:space="preserve">KU </w:t>
      </w:r>
      <w:r w:rsidRPr="00974626">
        <w:rPr>
          <w:rFonts w:ascii="DejaVuSans" w:hAnsi="DejaVuSans" w:cs="DejaVuSans"/>
          <w:color w:val="333E48"/>
          <w:sz w:val="20"/>
          <w:szCs w:val="20"/>
        </w:rPr>
        <w:t xml:space="preserve">Leuven </w:t>
      </w:r>
      <w:r w:rsidR="00974626" w:rsidRPr="00974626">
        <w:rPr>
          <w:rFonts w:ascii="DejaVuSans" w:hAnsi="DejaVuSans" w:cs="DejaVuSans"/>
          <w:color w:val="333E48"/>
          <w:sz w:val="20"/>
          <w:szCs w:val="20"/>
        </w:rPr>
        <w:t>(Belgium)</w:t>
      </w:r>
    </w:p>
    <w:p w14:paraId="625BCC7F" w14:textId="218A4953" w:rsidR="00D6352D" w:rsidRDefault="00D6352D" w:rsidP="00486ACA">
      <w:pPr>
        <w:autoSpaceDE w:val="0"/>
        <w:autoSpaceDN w:val="0"/>
        <w:adjustRightInd w:val="0"/>
        <w:spacing w:after="0" w:line="240" w:lineRule="auto"/>
        <w:rPr>
          <w:rFonts w:ascii="DejaVuSans" w:hAnsi="DejaVuSans" w:cs="DejaVuSans"/>
          <w:color w:val="333E48"/>
          <w:sz w:val="20"/>
          <w:szCs w:val="20"/>
          <w:lang w:val="en-US"/>
        </w:rPr>
      </w:pPr>
      <w:proofErr w:type="spellStart"/>
      <w:r>
        <w:rPr>
          <w:rFonts w:ascii="DejaVuSans" w:hAnsi="DejaVuSans" w:cs="DejaVuSans"/>
          <w:color w:val="333E48"/>
          <w:sz w:val="20"/>
          <w:szCs w:val="20"/>
          <w:lang w:val="en-US"/>
        </w:rPr>
        <w:t>Ev</w:t>
      </w:r>
      <w:proofErr w:type="spellEnd"/>
      <w:r>
        <w:rPr>
          <w:rFonts w:ascii="DejaVuSans" w:hAnsi="DejaVuSans" w:cs="DejaVuSans"/>
          <w:color w:val="333E48"/>
          <w:sz w:val="20"/>
          <w:szCs w:val="20"/>
          <w:lang w:val="en-US"/>
        </w:rPr>
        <w:t xml:space="preserve"> Fedorenko, </w:t>
      </w:r>
      <w:proofErr w:type="spellStart"/>
      <w:r>
        <w:rPr>
          <w:rFonts w:ascii="DejaVuSans" w:hAnsi="DejaVuSans" w:cs="DejaVuSans"/>
          <w:color w:val="333E48"/>
          <w:sz w:val="20"/>
          <w:szCs w:val="20"/>
          <w:lang w:val="en-US"/>
        </w:rPr>
        <w:t>Asst</w:t>
      </w:r>
      <w:proofErr w:type="spellEnd"/>
      <w:r>
        <w:rPr>
          <w:rFonts w:ascii="DejaVuSans" w:hAnsi="DejaVuSans" w:cs="DejaVuSans"/>
          <w:color w:val="333E48"/>
          <w:sz w:val="20"/>
          <w:szCs w:val="20"/>
          <w:lang w:val="en-US"/>
        </w:rPr>
        <w:t xml:space="preserve"> Professor, MIT</w:t>
      </w:r>
    </w:p>
    <w:p w14:paraId="34D76A9D" w14:textId="4721CA39" w:rsidR="00E0694C" w:rsidRDefault="00E0694C" w:rsidP="00486ACA">
      <w:pPr>
        <w:autoSpaceDE w:val="0"/>
        <w:autoSpaceDN w:val="0"/>
        <w:adjustRightInd w:val="0"/>
        <w:spacing w:after="0" w:line="240" w:lineRule="auto"/>
        <w:rPr>
          <w:rFonts w:ascii="DejaVuSans" w:hAnsi="DejaVuSans" w:cs="DejaVuSans"/>
          <w:color w:val="333E48"/>
          <w:sz w:val="20"/>
          <w:szCs w:val="20"/>
          <w:lang w:val="en-US"/>
        </w:rPr>
      </w:pPr>
      <w:proofErr w:type="spellStart"/>
      <w:r>
        <w:rPr>
          <w:rFonts w:ascii="DejaVuSans" w:hAnsi="DejaVuSans" w:cs="DejaVuSans"/>
          <w:color w:val="333E48"/>
          <w:sz w:val="20"/>
          <w:szCs w:val="20"/>
          <w:lang w:val="en-US"/>
        </w:rPr>
        <w:t>Eghbal</w:t>
      </w:r>
      <w:proofErr w:type="spellEnd"/>
      <w:r>
        <w:rPr>
          <w:rFonts w:ascii="DejaVuSans" w:hAnsi="DejaVuSans" w:cs="DejaVuSans"/>
          <w:color w:val="333E48"/>
          <w:sz w:val="20"/>
          <w:szCs w:val="20"/>
          <w:lang w:val="en-US"/>
        </w:rPr>
        <w:t xml:space="preserve"> Hosseini, Graduate Student, MIT</w:t>
      </w:r>
    </w:p>
    <w:p w14:paraId="6526EE21" w14:textId="512BA6C1" w:rsidR="00D6352D" w:rsidRDefault="00D6352D" w:rsidP="00486ACA">
      <w:pPr>
        <w:autoSpaceDE w:val="0"/>
        <w:autoSpaceDN w:val="0"/>
        <w:adjustRightInd w:val="0"/>
        <w:spacing w:after="0" w:line="240" w:lineRule="auto"/>
        <w:rPr>
          <w:rFonts w:ascii="DejaVuSans" w:hAnsi="DejaVuSans" w:cs="DejaVuSans"/>
          <w:color w:val="333E48"/>
          <w:sz w:val="20"/>
          <w:szCs w:val="20"/>
          <w:lang w:val="en-US"/>
        </w:rPr>
      </w:pPr>
      <w:r>
        <w:rPr>
          <w:rFonts w:ascii="DejaVuSans" w:hAnsi="DejaVuSans" w:cs="DejaVuSans"/>
          <w:color w:val="333E48"/>
          <w:sz w:val="20"/>
          <w:szCs w:val="20"/>
          <w:lang w:val="en-US"/>
        </w:rPr>
        <w:t>Dimitrios Pantazis, Research Scientist, MIT</w:t>
      </w:r>
    </w:p>
    <w:p w14:paraId="04C46316" w14:textId="77777777" w:rsidR="00D6352D" w:rsidRDefault="00D6352D" w:rsidP="00486ACA">
      <w:pPr>
        <w:autoSpaceDE w:val="0"/>
        <w:autoSpaceDN w:val="0"/>
        <w:adjustRightInd w:val="0"/>
        <w:spacing w:after="0" w:line="240" w:lineRule="auto"/>
        <w:rPr>
          <w:rFonts w:ascii="DejaVuSans" w:hAnsi="DejaVuSans" w:cs="DejaVuSans"/>
          <w:color w:val="333E48"/>
          <w:sz w:val="20"/>
          <w:szCs w:val="20"/>
          <w:lang w:val="en-US"/>
        </w:rPr>
      </w:pPr>
    </w:p>
    <w:p w14:paraId="6F8075D1" w14:textId="42F032EB" w:rsidR="007055B0" w:rsidRDefault="007055B0" w:rsidP="00486ACA">
      <w:pPr>
        <w:autoSpaceDE w:val="0"/>
        <w:autoSpaceDN w:val="0"/>
        <w:adjustRightInd w:val="0"/>
        <w:spacing w:after="0" w:line="240" w:lineRule="auto"/>
        <w:rPr>
          <w:rFonts w:ascii="DejaVuSans" w:hAnsi="DejaVuSans" w:cs="DejaVuSans"/>
          <w:color w:val="333E48"/>
          <w:sz w:val="20"/>
          <w:szCs w:val="20"/>
          <w:lang w:val="en-US"/>
        </w:rPr>
      </w:pPr>
      <w:r w:rsidRPr="007055B0">
        <w:rPr>
          <w:rFonts w:ascii="DejaVuSans" w:hAnsi="DejaVuSans" w:cs="DejaVuSans"/>
          <w:color w:val="333E48"/>
          <w:sz w:val="20"/>
          <w:szCs w:val="20"/>
          <w:lang w:val="en-US"/>
        </w:rPr>
        <w:t>Sentence comprehension occurs rapidly, and can only be understood at a mechanistic level by discovering the precise sequence of underlying neural events.</w:t>
      </w:r>
      <w:r>
        <w:rPr>
          <w:rFonts w:ascii="DejaVuSans" w:hAnsi="DejaVuSans" w:cs="DejaVuSans"/>
          <w:color w:val="333E48"/>
          <w:sz w:val="20"/>
          <w:szCs w:val="20"/>
          <w:lang w:val="en-US"/>
        </w:rPr>
        <w:t xml:space="preserve"> </w:t>
      </w:r>
      <w:r w:rsidR="00486ACA" w:rsidRPr="00486ACA">
        <w:rPr>
          <w:rFonts w:ascii="DejaVuSans" w:hAnsi="DejaVuSans" w:cs="DejaVuSans"/>
          <w:color w:val="333E48"/>
          <w:sz w:val="20"/>
          <w:szCs w:val="20"/>
          <w:lang w:val="en-US"/>
        </w:rPr>
        <w:t xml:space="preserve">This project will </w:t>
      </w:r>
      <w:r>
        <w:rPr>
          <w:rFonts w:ascii="DejaVuSans" w:hAnsi="DejaVuSans" w:cs="DejaVuSans"/>
          <w:color w:val="333E48"/>
          <w:sz w:val="20"/>
          <w:szCs w:val="20"/>
          <w:lang w:val="en-US"/>
        </w:rPr>
        <w:t>illuminate the computations that support sentence interpretation</w:t>
      </w:r>
      <w:r w:rsidR="003C6C6D">
        <w:rPr>
          <w:rFonts w:ascii="DejaVuSans" w:hAnsi="DejaVuSans" w:cs="DejaVuSans"/>
          <w:color w:val="333E48"/>
          <w:sz w:val="20"/>
          <w:szCs w:val="20"/>
          <w:lang w:val="en-US"/>
        </w:rPr>
        <w:t xml:space="preserve">, with a focus on </w:t>
      </w:r>
      <w:r w:rsidR="005F2B70">
        <w:rPr>
          <w:rFonts w:ascii="DejaVuSans" w:hAnsi="DejaVuSans" w:cs="DejaVuSans"/>
          <w:color w:val="333E48"/>
          <w:sz w:val="20"/>
          <w:szCs w:val="20"/>
          <w:lang w:val="en-US"/>
        </w:rPr>
        <w:t xml:space="preserve">complex </w:t>
      </w:r>
      <w:r w:rsidR="003C6C6D">
        <w:rPr>
          <w:rFonts w:ascii="DejaVuSans" w:hAnsi="DejaVuSans" w:cs="DejaVuSans"/>
          <w:color w:val="333E48"/>
          <w:sz w:val="20"/>
          <w:szCs w:val="20"/>
          <w:lang w:val="en-US"/>
        </w:rPr>
        <w:t>meaning construction,</w:t>
      </w:r>
      <w:r>
        <w:rPr>
          <w:rFonts w:ascii="DejaVuSans" w:hAnsi="DejaVuSans" w:cs="DejaVuSans"/>
          <w:color w:val="333E48"/>
          <w:sz w:val="20"/>
          <w:szCs w:val="20"/>
          <w:lang w:val="en-US"/>
        </w:rPr>
        <w:t xml:space="preserve"> by combinin</w:t>
      </w:r>
      <w:r w:rsidR="00A85463">
        <w:rPr>
          <w:rFonts w:ascii="DejaVuSans" w:hAnsi="DejaVuSans" w:cs="DejaVuSans"/>
          <w:color w:val="333E48"/>
          <w:sz w:val="20"/>
          <w:szCs w:val="20"/>
          <w:lang w:val="en-US"/>
        </w:rPr>
        <w:t>g a)</w:t>
      </w:r>
      <w:r>
        <w:rPr>
          <w:rFonts w:ascii="DejaVuSans" w:hAnsi="DejaVuSans" w:cs="DejaVuSans"/>
          <w:color w:val="333E48"/>
          <w:sz w:val="20"/>
          <w:szCs w:val="20"/>
          <w:lang w:val="en-US"/>
        </w:rPr>
        <w:t xml:space="preserve"> magnetoencephalography (MEG)</w:t>
      </w:r>
      <w:r w:rsidR="00A85463">
        <w:rPr>
          <w:rFonts w:ascii="DejaVuSans" w:hAnsi="DejaVuSans" w:cs="DejaVuSans"/>
          <w:color w:val="333E48"/>
          <w:sz w:val="20"/>
          <w:szCs w:val="20"/>
          <w:lang w:val="en-US"/>
        </w:rPr>
        <w:t xml:space="preserve">, a technique with high temporal resolution and whole-brain coverage, </w:t>
      </w:r>
      <w:r>
        <w:rPr>
          <w:rFonts w:ascii="DejaVuSans" w:hAnsi="DejaVuSans" w:cs="DejaVuSans"/>
          <w:color w:val="333E48"/>
          <w:sz w:val="20"/>
          <w:szCs w:val="20"/>
          <w:lang w:val="en-US"/>
        </w:rPr>
        <w:t xml:space="preserve">with </w:t>
      </w:r>
      <w:r w:rsidR="00A85463">
        <w:rPr>
          <w:rFonts w:ascii="DejaVuSans" w:hAnsi="DejaVuSans" w:cs="DejaVuSans"/>
          <w:color w:val="333E48"/>
          <w:sz w:val="20"/>
          <w:szCs w:val="20"/>
          <w:lang w:val="en-US"/>
        </w:rPr>
        <w:t>b) the power of individual-subject</w:t>
      </w:r>
      <w:r>
        <w:rPr>
          <w:rFonts w:ascii="DejaVuSans" w:hAnsi="DejaVuSans" w:cs="DejaVuSans"/>
          <w:color w:val="333E48"/>
          <w:sz w:val="20"/>
          <w:szCs w:val="20"/>
          <w:lang w:val="en-US"/>
        </w:rPr>
        <w:t xml:space="preserve"> analyses, which </w:t>
      </w:r>
      <w:r w:rsidR="00A85463">
        <w:rPr>
          <w:rFonts w:ascii="DejaVuSans" w:hAnsi="DejaVuSans" w:cs="DejaVuSans"/>
          <w:color w:val="333E48"/>
          <w:sz w:val="20"/>
          <w:szCs w:val="20"/>
          <w:lang w:val="en-US"/>
        </w:rPr>
        <w:t xml:space="preserve">take into account the well-established variability in the precise locations of functional areas. MEG has been gaining popularity in cognitive neuroscience but is still vastly underused in language research. </w:t>
      </w:r>
      <w:r w:rsidR="002020A6">
        <w:rPr>
          <w:rFonts w:ascii="DejaVuSans" w:hAnsi="DejaVuSans" w:cs="DejaVuSans"/>
          <w:color w:val="333E48"/>
          <w:sz w:val="20"/>
          <w:szCs w:val="20"/>
          <w:lang w:val="en-US"/>
        </w:rPr>
        <w:t>I</w:t>
      </w:r>
      <w:r w:rsidR="00A85463">
        <w:rPr>
          <w:rFonts w:ascii="DejaVuSans" w:hAnsi="DejaVuSans" w:cs="DejaVuSans"/>
          <w:color w:val="333E48"/>
          <w:sz w:val="20"/>
          <w:szCs w:val="20"/>
          <w:lang w:val="en-US"/>
        </w:rPr>
        <w:t>ndividual-subject analyses yield increases in sensitivity, while at the same time improving the interpretability of the results and facilitating comparisons across studies and labs.</w:t>
      </w:r>
      <w:r w:rsidR="005F2B70">
        <w:rPr>
          <w:rFonts w:ascii="DejaVuSans" w:hAnsi="DejaVuSans" w:cs="DejaVuSans"/>
          <w:color w:val="333E48"/>
          <w:sz w:val="20"/>
          <w:szCs w:val="20"/>
          <w:lang w:val="en-US"/>
        </w:rPr>
        <w:t xml:space="preserve"> Thus this </w:t>
      </w:r>
      <w:r w:rsidR="00815DEC">
        <w:rPr>
          <w:rFonts w:ascii="DejaVuSans" w:hAnsi="DejaVuSans" w:cs="DejaVuSans"/>
          <w:color w:val="333E48"/>
          <w:sz w:val="20"/>
          <w:szCs w:val="20"/>
          <w:lang w:val="en-US"/>
        </w:rPr>
        <w:t xml:space="preserve">combined </w:t>
      </w:r>
      <w:r w:rsidR="005F2B70">
        <w:rPr>
          <w:rFonts w:ascii="DejaVuSans" w:hAnsi="DejaVuSans" w:cs="DejaVuSans"/>
          <w:color w:val="333E48"/>
          <w:sz w:val="20"/>
          <w:szCs w:val="20"/>
          <w:lang w:val="en-US"/>
        </w:rPr>
        <w:t>approach</w:t>
      </w:r>
      <w:r w:rsidR="00815DEC">
        <w:rPr>
          <w:rFonts w:ascii="DejaVuSans" w:hAnsi="DejaVuSans" w:cs="DejaVuSans"/>
          <w:color w:val="333E48"/>
          <w:sz w:val="20"/>
          <w:szCs w:val="20"/>
          <w:lang w:val="en-US"/>
        </w:rPr>
        <w:t>, which has only been previously used in the domain of vision (Liu et al., 2001),</w:t>
      </w:r>
      <w:r w:rsidR="005F2B70">
        <w:rPr>
          <w:rFonts w:ascii="DejaVuSans" w:hAnsi="DejaVuSans" w:cs="DejaVuSans"/>
          <w:color w:val="333E48"/>
          <w:sz w:val="20"/>
          <w:szCs w:val="20"/>
          <w:lang w:val="en-US"/>
        </w:rPr>
        <w:t xml:space="preserve"> holds substantial promise for language research.</w:t>
      </w:r>
    </w:p>
    <w:p w14:paraId="3A3B7A41" w14:textId="77777777" w:rsidR="007055B0" w:rsidRDefault="007055B0" w:rsidP="00486ACA">
      <w:pPr>
        <w:autoSpaceDE w:val="0"/>
        <w:autoSpaceDN w:val="0"/>
        <w:adjustRightInd w:val="0"/>
        <w:spacing w:after="0" w:line="240" w:lineRule="auto"/>
        <w:rPr>
          <w:rFonts w:ascii="DejaVuSans" w:hAnsi="DejaVuSans" w:cs="DejaVuSans"/>
          <w:color w:val="333E48"/>
          <w:sz w:val="20"/>
          <w:szCs w:val="20"/>
          <w:lang w:val="en-US"/>
        </w:rPr>
      </w:pPr>
    </w:p>
    <w:p w14:paraId="13DC6725" w14:textId="72D8700B" w:rsidR="00A00DDB" w:rsidRDefault="00486ACA" w:rsidP="003C6C6D">
      <w:pPr>
        <w:autoSpaceDE w:val="0"/>
        <w:autoSpaceDN w:val="0"/>
        <w:adjustRightInd w:val="0"/>
        <w:spacing w:after="0" w:line="240" w:lineRule="auto"/>
        <w:rPr>
          <w:rFonts w:ascii="DejaVuSans" w:hAnsi="DejaVuSans" w:cs="DejaVuSans"/>
          <w:color w:val="333E48"/>
          <w:sz w:val="20"/>
          <w:szCs w:val="20"/>
          <w:lang w:val="en-US"/>
        </w:rPr>
      </w:pPr>
      <w:r w:rsidRPr="00486ACA">
        <w:rPr>
          <w:rFonts w:ascii="DejaVuSans" w:hAnsi="DejaVuSans" w:cs="DejaVuSans"/>
          <w:color w:val="333E48"/>
          <w:sz w:val="20"/>
          <w:szCs w:val="20"/>
          <w:lang w:val="en-US"/>
        </w:rPr>
        <w:t xml:space="preserve">Fedorenko et al. (2010) </w:t>
      </w:r>
      <w:r w:rsidR="003C6C6D">
        <w:rPr>
          <w:rFonts w:ascii="DejaVuSans" w:hAnsi="DejaVuSans" w:cs="DejaVuSans"/>
          <w:color w:val="333E48"/>
          <w:sz w:val="20"/>
          <w:szCs w:val="20"/>
          <w:lang w:val="en-US"/>
        </w:rPr>
        <w:t>developed</w:t>
      </w:r>
      <w:r w:rsidR="003C6C6D" w:rsidRPr="00486ACA">
        <w:rPr>
          <w:rFonts w:ascii="DejaVuSans" w:hAnsi="DejaVuSans" w:cs="DejaVuSans"/>
          <w:color w:val="333E48"/>
          <w:sz w:val="20"/>
          <w:szCs w:val="20"/>
          <w:lang w:val="en-US"/>
        </w:rPr>
        <w:t xml:space="preserve"> </w:t>
      </w:r>
      <w:r w:rsidRPr="00486ACA">
        <w:rPr>
          <w:rFonts w:ascii="DejaVuSans" w:hAnsi="DejaVuSans" w:cs="DejaVuSans"/>
          <w:color w:val="333E48"/>
          <w:sz w:val="20"/>
          <w:szCs w:val="20"/>
          <w:lang w:val="en-US"/>
        </w:rPr>
        <w:t xml:space="preserve">a </w:t>
      </w:r>
      <w:r w:rsidR="003C6C6D">
        <w:rPr>
          <w:rFonts w:ascii="DejaVuSans" w:hAnsi="DejaVuSans" w:cs="DejaVuSans"/>
          <w:color w:val="333E48"/>
          <w:sz w:val="20"/>
          <w:szCs w:val="20"/>
          <w:lang w:val="en-US"/>
        </w:rPr>
        <w:t>robust and</w:t>
      </w:r>
      <w:r w:rsidR="003C6C6D" w:rsidRPr="00486ACA">
        <w:rPr>
          <w:rFonts w:ascii="DejaVuSans" w:hAnsi="DejaVuSans" w:cs="DejaVuSans"/>
          <w:color w:val="333E48"/>
          <w:sz w:val="20"/>
          <w:szCs w:val="20"/>
          <w:lang w:val="en-US"/>
        </w:rPr>
        <w:t xml:space="preserve"> </w:t>
      </w:r>
      <w:r w:rsidRPr="00486ACA">
        <w:rPr>
          <w:rFonts w:ascii="DejaVuSans" w:hAnsi="DejaVuSans" w:cs="DejaVuSans"/>
          <w:color w:val="333E48"/>
          <w:sz w:val="20"/>
          <w:szCs w:val="20"/>
          <w:lang w:val="en-US"/>
        </w:rPr>
        <w:t>replicable</w:t>
      </w:r>
      <w:r>
        <w:rPr>
          <w:rFonts w:ascii="DejaVuSans" w:hAnsi="DejaVuSans" w:cs="DejaVuSans"/>
          <w:color w:val="333E48"/>
          <w:sz w:val="20"/>
          <w:szCs w:val="20"/>
          <w:lang w:val="en-US"/>
        </w:rPr>
        <w:t xml:space="preserve"> </w:t>
      </w:r>
      <w:r w:rsidRPr="00486ACA">
        <w:rPr>
          <w:rFonts w:ascii="DejaVuSans" w:hAnsi="DejaVuSans" w:cs="DejaVuSans"/>
          <w:color w:val="333E48"/>
          <w:sz w:val="20"/>
          <w:szCs w:val="20"/>
          <w:lang w:val="en-US"/>
        </w:rPr>
        <w:t xml:space="preserve">approach to </w:t>
      </w:r>
      <w:r w:rsidR="003C6C6D">
        <w:rPr>
          <w:rFonts w:ascii="DejaVuSans" w:hAnsi="DejaVuSans" w:cs="DejaVuSans"/>
          <w:color w:val="333E48"/>
          <w:sz w:val="20"/>
          <w:szCs w:val="20"/>
          <w:lang w:val="en-US"/>
        </w:rPr>
        <w:t>identifying</w:t>
      </w:r>
      <w:r w:rsidR="003C6C6D" w:rsidRPr="00486ACA">
        <w:rPr>
          <w:rFonts w:ascii="DejaVuSans" w:hAnsi="DejaVuSans" w:cs="DejaVuSans"/>
          <w:color w:val="333E48"/>
          <w:sz w:val="20"/>
          <w:szCs w:val="20"/>
          <w:lang w:val="en-US"/>
        </w:rPr>
        <w:t xml:space="preserve"> </w:t>
      </w:r>
      <w:r w:rsidRPr="00486ACA">
        <w:rPr>
          <w:rFonts w:ascii="DejaVuSans" w:hAnsi="DejaVuSans" w:cs="DejaVuSans"/>
          <w:color w:val="333E48"/>
          <w:sz w:val="20"/>
          <w:szCs w:val="20"/>
          <w:lang w:val="en-US"/>
        </w:rPr>
        <w:t>language-</w:t>
      </w:r>
      <w:r w:rsidR="003C6C6D">
        <w:rPr>
          <w:rFonts w:ascii="DejaVuSans" w:hAnsi="DejaVuSans" w:cs="DejaVuSans"/>
          <w:color w:val="333E48"/>
          <w:sz w:val="20"/>
          <w:szCs w:val="20"/>
          <w:lang w:val="en-US"/>
        </w:rPr>
        <w:t>responsive</w:t>
      </w:r>
      <w:r w:rsidR="003C6C6D" w:rsidRPr="00486ACA">
        <w:rPr>
          <w:rFonts w:ascii="DejaVuSans" w:hAnsi="DejaVuSans" w:cs="DejaVuSans"/>
          <w:color w:val="333E48"/>
          <w:sz w:val="20"/>
          <w:szCs w:val="20"/>
          <w:lang w:val="en-US"/>
        </w:rPr>
        <w:t xml:space="preserve"> </w:t>
      </w:r>
      <w:r w:rsidRPr="00486ACA">
        <w:rPr>
          <w:rFonts w:ascii="DejaVuSans" w:hAnsi="DejaVuSans" w:cs="DejaVuSans"/>
          <w:color w:val="333E48"/>
          <w:sz w:val="20"/>
          <w:szCs w:val="20"/>
          <w:lang w:val="en-US"/>
        </w:rPr>
        <w:t xml:space="preserve">brain regions </w:t>
      </w:r>
      <w:r w:rsidR="003C6C6D">
        <w:rPr>
          <w:rFonts w:ascii="DejaVuSans" w:hAnsi="DejaVuSans" w:cs="DejaVuSans"/>
          <w:color w:val="333E48"/>
          <w:sz w:val="20"/>
          <w:szCs w:val="20"/>
          <w:lang w:val="en-US"/>
        </w:rPr>
        <w:t>in ind</w:t>
      </w:r>
      <w:r w:rsidR="00CC5F41">
        <w:rPr>
          <w:rFonts w:ascii="DejaVuSans" w:hAnsi="DejaVuSans" w:cs="DejaVuSans"/>
          <w:color w:val="333E48"/>
          <w:sz w:val="20"/>
          <w:szCs w:val="20"/>
          <w:lang w:val="en-US"/>
        </w:rPr>
        <w:t>ividual participants using fMRI. They then</w:t>
      </w:r>
      <w:r w:rsidR="003C6C6D">
        <w:rPr>
          <w:rFonts w:ascii="DejaVuSans" w:hAnsi="DejaVuSans" w:cs="DejaVuSans"/>
          <w:color w:val="333E48"/>
          <w:sz w:val="20"/>
          <w:szCs w:val="20"/>
          <w:lang w:val="en-US"/>
        </w:rPr>
        <w:t xml:space="preserve"> established that these language-responsive areas are highly selective for processing linguistic input (e.g., Fedorenko et al., 2011)</w:t>
      </w:r>
      <w:r w:rsidR="00CC5F41">
        <w:rPr>
          <w:rFonts w:ascii="DejaVuSans" w:hAnsi="DejaVuSans" w:cs="DejaVuSans"/>
          <w:color w:val="333E48"/>
          <w:sz w:val="20"/>
          <w:szCs w:val="20"/>
          <w:lang w:val="en-US"/>
        </w:rPr>
        <w:t xml:space="preserve"> and support both single-word comprehension and combinatorial processing (e.g., Fedorenko et al., 2012, 2019),</w:t>
      </w:r>
      <w:r w:rsidR="003C6C6D">
        <w:rPr>
          <w:rFonts w:ascii="DejaVuSans" w:hAnsi="DejaVuSans" w:cs="DejaVuSans"/>
          <w:color w:val="333E48"/>
          <w:sz w:val="20"/>
          <w:szCs w:val="20"/>
          <w:lang w:val="en-US"/>
        </w:rPr>
        <w:t xml:space="preserve"> placing constraints on the computations that take place in these circuits. However, a major limitation of fMRI is its low temporal resolution (seconds).</w:t>
      </w:r>
      <w:r w:rsidR="00CC5F41">
        <w:rPr>
          <w:rFonts w:ascii="DejaVuSans" w:hAnsi="DejaVuSans" w:cs="DejaVuSans"/>
          <w:color w:val="333E48"/>
          <w:sz w:val="20"/>
          <w:szCs w:val="20"/>
          <w:lang w:val="en-US"/>
        </w:rPr>
        <w:t xml:space="preserve"> In 2016, Fedorenko and colleagues extended the functional localization approach to </w:t>
      </w:r>
      <w:proofErr w:type="spellStart"/>
      <w:r w:rsidR="00CC5F41" w:rsidRPr="00486ACA">
        <w:rPr>
          <w:rFonts w:ascii="DejaVuSans" w:hAnsi="DejaVuSans" w:cs="DejaVuSans"/>
          <w:color w:val="333E48"/>
          <w:sz w:val="20"/>
          <w:szCs w:val="20"/>
          <w:lang w:val="en-US"/>
        </w:rPr>
        <w:t>electrocorticography</w:t>
      </w:r>
      <w:proofErr w:type="spellEnd"/>
      <w:r w:rsidR="00CC5F41" w:rsidRPr="00486ACA">
        <w:rPr>
          <w:rFonts w:ascii="DejaVuSans" w:hAnsi="DejaVuSans" w:cs="DejaVuSans"/>
          <w:color w:val="333E48"/>
          <w:sz w:val="20"/>
          <w:szCs w:val="20"/>
          <w:lang w:val="en-US"/>
        </w:rPr>
        <w:t xml:space="preserve"> (</w:t>
      </w:r>
      <w:proofErr w:type="spellStart"/>
      <w:r w:rsidR="00CC5F41" w:rsidRPr="00486ACA">
        <w:rPr>
          <w:rFonts w:ascii="DejaVuSans" w:hAnsi="DejaVuSans" w:cs="DejaVuSans"/>
          <w:color w:val="333E48"/>
          <w:sz w:val="20"/>
          <w:szCs w:val="20"/>
          <w:lang w:val="en-US"/>
        </w:rPr>
        <w:t>ECoG</w:t>
      </w:r>
      <w:proofErr w:type="spellEnd"/>
      <w:r w:rsidR="00CC5F41">
        <w:rPr>
          <w:rFonts w:ascii="DejaVuSans" w:hAnsi="DejaVuSans" w:cs="DejaVuSans"/>
          <w:color w:val="333E48"/>
          <w:sz w:val="20"/>
          <w:szCs w:val="20"/>
          <w:lang w:val="en-US"/>
        </w:rPr>
        <w:t xml:space="preserve">) and discovered an intriguing phenomenon: </w:t>
      </w:r>
      <w:r w:rsidR="00CC5F41" w:rsidRPr="00486ACA">
        <w:rPr>
          <w:rFonts w:ascii="DejaVuSans" w:hAnsi="DejaVuSans" w:cs="DejaVuSans"/>
          <w:color w:val="333E48"/>
          <w:sz w:val="20"/>
          <w:szCs w:val="20"/>
          <w:lang w:val="en-US"/>
        </w:rPr>
        <w:t>an</w:t>
      </w:r>
      <w:r w:rsidR="00CC5F41">
        <w:rPr>
          <w:rFonts w:ascii="DejaVuSans" w:hAnsi="DejaVuSans" w:cs="DejaVuSans"/>
          <w:color w:val="333E48"/>
          <w:sz w:val="20"/>
          <w:szCs w:val="20"/>
          <w:lang w:val="en-US"/>
        </w:rPr>
        <w:t xml:space="preserve"> </w:t>
      </w:r>
      <w:r w:rsidR="00CC5F41" w:rsidRPr="00486ACA">
        <w:rPr>
          <w:rFonts w:ascii="DejaVuSans" w:hAnsi="DejaVuSans" w:cs="DejaVuSans"/>
          <w:color w:val="333E48"/>
          <w:sz w:val="20"/>
          <w:szCs w:val="20"/>
          <w:lang w:val="en-US"/>
        </w:rPr>
        <w:t>increase in gamma</w:t>
      </w:r>
      <w:r w:rsidR="00CC5F41">
        <w:rPr>
          <w:rFonts w:ascii="DejaVuSans" w:hAnsi="DejaVuSans" w:cs="DejaVuSans"/>
          <w:color w:val="333E48"/>
          <w:sz w:val="20"/>
          <w:szCs w:val="20"/>
          <w:lang w:val="en-US"/>
        </w:rPr>
        <w:t xml:space="preserve"> </w:t>
      </w:r>
      <w:r w:rsidR="00CC5F41" w:rsidRPr="00486ACA">
        <w:rPr>
          <w:rFonts w:ascii="DejaVuSans" w:hAnsi="DejaVuSans" w:cs="DejaVuSans"/>
          <w:color w:val="333E48"/>
          <w:sz w:val="20"/>
          <w:szCs w:val="20"/>
          <w:lang w:val="en-US"/>
        </w:rPr>
        <w:t xml:space="preserve">power (70-170Hz) </w:t>
      </w:r>
      <w:r w:rsidR="00CC5F41">
        <w:rPr>
          <w:rFonts w:ascii="DejaVuSans" w:hAnsi="DejaVuSans" w:cs="DejaVuSans"/>
          <w:color w:val="333E48"/>
          <w:sz w:val="20"/>
          <w:szCs w:val="20"/>
          <w:lang w:val="en-US"/>
        </w:rPr>
        <w:t xml:space="preserve">over the course of a sentence. Having ruled out </w:t>
      </w:r>
      <w:r w:rsidR="00CC5F41" w:rsidRPr="009E54C2">
        <w:rPr>
          <w:rFonts w:ascii="Times" w:hAnsi="Times"/>
          <w:lang w:val="en-US"/>
        </w:rPr>
        <w:t>a number of alternative explanations of this effec</w:t>
      </w:r>
      <w:r w:rsidR="00CC5F41">
        <w:rPr>
          <w:rFonts w:ascii="Times" w:hAnsi="Times"/>
          <w:lang w:val="en-US"/>
        </w:rPr>
        <w:t>t in terms of generic attention</w:t>
      </w:r>
      <w:r w:rsidR="00CC5F41" w:rsidRPr="009E54C2">
        <w:rPr>
          <w:rFonts w:ascii="Times" w:hAnsi="Times"/>
          <w:lang w:val="en-US"/>
        </w:rPr>
        <w:t xml:space="preserve"> and cognitive load, </w:t>
      </w:r>
      <w:r w:rsidR="00CC5F41">
        <w:rPr>
          <w:rFonts w:ascii="Times" w:hAnsi="Times"/>
          <w:lang w:val="en-US"/>
        </w:rPr>
        <w:t>they</w:t>
      </w:r>
      <w:r w:rsidR="00CC5F41" w:rsidRPr="009E54C2">
        <w:rPr>
          <w:rFonts w:ascii="Times" w:hAnsi="Times"/>
          <w:lang w:val="en-US"/>
        </w:rPr>
        <w:t xml:space="preserve"> argue</w:t>
      </w:r>
      <w:r w:rsidR="00CC5F41">
        <w:rPr>
          <w:rFonts w:ascii="Times" w:hAnsi="Times"/>
          <w:lang w:val="en-US"/>
        </w:rPr>
        <w:t>d</w:t>
      </w:r>
      <w:r w:rsidR="00CC5F41" w:rsidRPr="009E54C2">
        <w:rPr>
          <w:rFonts w:ascii="Times" w:hAnsi="Times"/>
          <w:lang w:val="en-US"/>
        </w:rPr>
        <w:t xml:space="preserve"> that </w:t>
      </w:r>
      <w:r w:rsidR="00CC5F41">
        <w:rPr>
          <w:rFonts w:ascii="Times" w:hAnsi="Times"/>
          <w:lang w:val="en-US"/>
        </w:rPr>
        <w:t>this</w:t>
      </w:r>
      <w:r w:rsidR="00CC5F41" w:rsidRPr="009E54C2">
        <w:rPr>
          <w:rFonts w:ascii="Times" w:hAnsi="Times"/>
          <w:lang w:val="en-US"/>
        </w:rPr>
        <w:t xml:space="preserve"> increase reflects the increasing complexity of the evolving representation of the </w:t>
      </w:r>
      <w:r w:rsidR="00CC5F41">
        <w:rPr>
          <w:rFonts w:ascii="Times" w:hAnsi="Times"/>
          <w:lang w:val="en-US"/>
        </w:rPr>
        <w:t xml:space="preserve">sentence </w:t>
      </w:r>
      <w:r w:rsidR="00CC5F41" w:rsidRPr="009E54C2">
        <w:rPr>
          <w:rFonts w:ascii="Times" w:hAnsi="Times"/>
          <w:lang w:val="en-US"/>
        </w:rPr>
        <w:t xml:space="preserve">meaning and is thus </w:t>
      </w:r>
      <w:r w:rsidR="00CC5F41" w:rsidRPr="004D0144">
        <w:rPr>
          <w:rFonts w:ascii="Times" w:hAnsi="Times"/>
          <w:i/>
          <w:lang w:val="en-US"/>
        </w:rPr>
        <w:t>a candidate neural marker of complex meaning construction</w:t>
      </w:r>
      <w:r w:rsidR="00CC5F41" w:rsidRPr="009E54C2">
        <w:rPr>
          <w:rFonts w:ascii="Times" w:hAnsi="Times"/>
          <w:lang w:val="en-US"/>
        </w:rPr>
        <w:t>.</w:t>
      </w:r>
      <w:r w:rsidR="00CC5F41">
        <w:rPr>
          <w:rFonts w:ascii="Times" w:hAnsi="Times"/>
          <w:lang w:val="en-US"/>
        </w:rPr>
        <w:t xml:space="preserve"> In principle, this discovery opens the door to </w:t>
      </w:r>
      <w:r w:rsidR="00A00DDB">
        <w:rPr>
          <w:rFonts w:ascii="Times" w:hAnsi="Times"/>
          <w:lang w:val="en-US"/>
        </w:rPr>
        <w:t xml:space="preserve">probing real-time linguistic computations related to semantic interpretation using novel paradigms, but </w:t>
      </w:r>
      <w:proofErr w:type="spellStart"/>
      <w:r w:rsidR="00A00DDB">
        <w:rPr>
          <w:rFonts w:ascii="Times" w:hAnsi="Times"/>
          <w:lang w:val="en-US"/>
        </w:rPr>
        <w:t>ECoG</w:t>
      </w:r>
      <w:proofErr w:type="spellEnd"/>
      <w:r w:rsidR="00A00DDB">
        <w:rPr>
          <w:rFonts w:ascii="Times" w:hAnsi="Times"/>
          <w:lang w:val="en-US"/>
        </w:rPr>
        <w:t xml:space="preserve"> </w:t>
      </w:r>
      <w:r w:rsidR="00481ADA">
        <w:rPr>
          <w:rFonts w:ascii="Times" w:hAnsi="Times"/>
          <w:lang w:val="en-US"/>
        </w:rPr>
        <w:t xml:space="preserve">is invasive </w:t>
      </w:r>
      <w:r w:rsidR="00E63745">
        <w:rPr>
          <w:rFonts w:ascii="Times" w:hAnsi="Times"/>
          <w:lang w:val="en-US"/>
        </w:rPr>
        <w:t>and data are scar</w:t>
      </w:r>
      <w:ins w:id="5" w:author="Evelina Fedorenko" w:date="2019-09-11T13:19:00Z">
        <w:r w:rsidR="00901C9A">
          <w:rPr>
            <w:rFonts w:ascii="Times" w:hAnsi="Times"/>
            <w:lang w:val="en-US"/>
          </w:rPr>
          <w:t>c</w:t>
        </w:r>
      </w:ins>
      <w:del w:id="6" w:author="Evelina Fedorenko" w:date="2019-09-11T13:19:00Z">
        <w:r w:rsidR="00E63745" w:rsidDel="00901C9A">
          <w:rPr>
            <w:rFonts w:ascii="Times" w:hAnsi="Times"/>
            <w:lang w:val="en-US"/>
          </w:rPr>
          <w:delText>s</w:delText>
        </w:r>
      </w:del>
      <w:r w:rsidR="00E63745">
        <w:rPr>
          <w:rFonts w:ascii="Times" w:hAnsi="Times"/>
          <w:lang w:val="en-US"/>
        </w:rPr>
        <w:t>e</w:t>
      </w:r>
      <w:r w:rsidR="00481ADA">
        <w:rPr>
          <w:rFonts w:ascii="Times" w:hAnsi="Times"/>
          <w:lang w:val="en-US"/>
        </w:rPr>
        <w:t>.</w:t>
      </w:r>
      <w:r w:rsidR="00B55E6B">
        <w:rPr>
          <w:rFonts w:ascii="Times" w:hAnsi="Times"/>
          <w:lang w:val="en-US"/>
        </w:rPr>
        <w:t xml:space="preserve"> </w:t>
      </w:r>
      <w:r w:rsidR="00A00DDB">
        <w:rPr>
          <w:rFonts w:ascii="DejaVuSans" w:hAnsi="DejaVuSans" w:cs="DejaVuSans"/>
          <w:color w:val="333E48"/>
          <w:sz w:val="20"/>
          <w:szCs w:val="20"/>
          <w:lang w:val="en-US"/>
        </w:rPr>
        <w:t xml:space="preserve">As a result, </w:t>
      </w:r>
      <w:r w:rsidRPr="00486ACA">
        <w:rPr>
          <w:rFonts w:ascii="DejaVuSans" w:hAnsi="DejaVuSans" w:cs="DejaVuSans"/>
          <w:color w:val="333E48"/>
          <w:sz w:val="20"/>
          <w:szCs w:val="20"/>
          <w:lang w:val="en-US"/>
        </w:rPr>
        <w:t xml:space="preserve">we </w:t>
      </w:r>
      <w:r w:rsidR="00A00DDB">
        <w:rPr>
          <w:rFonts w:ascii="DejaVuSans" w:hAnsi="DejaVuSans" w:cs="DejaVuSans"/>
          <w:color w:val="333E48"/>
          <w:sz w:val="20"/>
          <w:szCs w:val="20"/>
          <w:lang w:val="en-US"/>
        </w:rPr>
        <w:t xml:space="preserve">propose to </w:t>
      </w:r>
      <w:r w:rsidRPr="00486ACA">
        <w:rPr>
          <w:rFonts w:ascii="DejaVuSans" w:hAnsi="DejaVuSans" w:cs="DejaVuSans"/>
          <w:color w:val="333E48"/>
          <w:sz w:val="20"/>
          <w:szCs w:val="20"/>
          <w:lang w:val="en-US"/>
        </w:rPr>
        <w:t>use MEG</w:t>
      </w:r>
      <w:r w:rsidR="00A00DDB">
        <w:rPr>
          <w:rFonts w:ascii="DejaVuSans" w:hAnsi="DejaVuSans" w:cs="DejaVuSans"/>
          <w:color w:val="333E48"/>
          <w:sz w:val="20"/>
          <w:szCs w:val="20"/>
          <w:lang w:val="en-US"/>
        </w:rPr>
        <w:t>,</w:t>
      </w:r>
      <w:r w:rsidRPr="00486ACA">
        <w:rPr>
          <w:rFonts w:ascii="DejaVuSans" w:hAnsi="DejaVuSans" w:cs="DejaVuSans"/>
          <w:color w:val="333E48"/>
          <w:sz w:val="20"/>
          <w:szCs w:val="20"/>
          <w:lang w:val="en-US"/>
        </w:rPr>
        <w:t xml:space="preserve"> which can track neural activity at a millisecond resolution across the whole brain </w:t>
      </w:r>
      <w:r w:rsidR="00A12353">
        <w:rPr>
          <w:rFonts w:ascii="DejaVuSans" w:hAnsi="DejaVuSans" w:cs="DejaVuSans"/>
          <w:color w:val="333E48"/>
          <w:sz w:val="20"/>
          <w:szCs w:val="20"/>
          <w:lang w:val="en-US"/>
        </w:rPr>
        <w:t>non-invasively</w:t>
      </w:r>
      <w:r w:rsidR="00B55E6B">
        <w:rPr>
          <w:rFonts w:ascii="DejaVuSans" w:hAnsi="DejaVuSans" w:cs="DejaVuSans"/>
          <w:color w:val="333E48"/>
          <w:sz w:val="20"/>
          <w:szCs w:val="20"/>
          <w:lang w:val="en-US"/>
        </w:rPr>
        <w:t xml:space="preserve"> in </w:t>
      </w:r>
      <w:commentRangeStart w:id="7"/>
      <w:del w:id="8" w:author="Evelina Fedorenko" w:date="2019-09-11T13:20:00Z">
        <w:r w:rsidR="00B55E6B" w:rsidDel="00901C9A">
          <w:rPr>
            <w:rFonts w:ascii="DejaVuSans" w:hAnsi="DejaVuSans" w:cs="DejaVuSans"/>
            <w:color w:val="333E48"/>
            <w:sz w:val="20"/>
            <w:szCs w:val="20"/>
            <w:lang w:val="en-US"/>
          </w:rPr>
          <w:delText>controls</w:delText>
        </w:r>
      </w:del>
      <w:proofErr w:type="spellStart"/>
      <w:ins w:id="9" w:author="Evelina Fedorenko" w:date="2019-09-11T13:20:00Z">
        <w:r w:rsidR="00901C9A">
          <w:rPr>
            <w:rFonts w:ascii="DejaVuSans" w:hAnsi="DejaVuSans" w:cs="DejaVuSans"/>
            <w:color w:val="333E48"/>
            <w:sz w:val="20"/>
            <w:szCs w:val="20"/>
            <w:lang w:val="en-US"/>
          </w:rPr>
          <w:t>neurotypical</w:t>
        </w:r>
        <w:proofErr w:type="spellEnd"/>
        <w:r w:rsidR="00901C9A">
          <w:rPr>
            <w:rFonts w:ascii="DejaVuSans" w:hAnsi="DejaVuSans" w:cs="DejaVuSans"/>
            <w:color w:val="333E48"/>
            <w:sz w:val="20"/>
            <w:szCs w:val="20"/>
            <w:lang w:val="en-US"/>
          </w:rPr>
          <w:t xml:space="preserve"> </w:t>
        </w:r>
        <w:commentRangeEnd w:id="7"/>
        <w:r w:rsidR="00901C9A">
          <w:rPr>
            <w:rStyle w:val="CommentReference"/>
          </w:rPr>
          <w:commentReference w:id="7"/>
        </w:r>
        <w:r w:rsidR="00901C9A">
          <w:rPr>
            <w:rFonts w:ascii="DejaVuSans" w:hAnsi="DejaVuSans" w:cs="DejaVuSans"/>
            <w:color w:val="333E48"/>
            <w:sz w:val="20"/>
            <w:szCs w:val="20"/>
            <w:lang w:val="en-US"/>
          </w:rPr>
          <w:t>participants</w:t>
        </w:r>
      </w:ins>
      <w:r w:rsidR="00A12353">
        <w:rPr>
          <w:rFonts w:ascii="DejaVuSans" w:hAnsi="DejaVuSans" w:cs="DejaVuSans"/>
          <w:color w:val="333E48"/>
          <w:sz w:val="20"/>
          <w:szCs w:val="20"/>
          <w:lang w:val="en-US"/>
        </w:rPr>
        <w:t>, to tackle the fundamental question of how meaning is extracted from the linguistic signal.</w:t>
      </w:r>
    </w:p>
    <w:p w14:paraId="5083BDE0" w14:textId="77777777" w:rsidR="00A00DDB" w:rsidRDefault="00A00DDB" w:rsidP="003C6C6D">
      <w:pPr>
        <w:autoSpaceDE w:val="0"/>
        <w:autoSpaceDN w:val="0"/>
        <w:adjustRightInd w:val="0"/>
        <w:spacing w:after="0" w:line="240" w:lineRule="auto"/>
        <w:rPr>
          <w:rFonts w:ascii="DejaVuSans" w:hAnsi="DejaVuSans" w:cs="DejaVuSans"/>
          <w:color w:val="333E48"/>
          <w:sz w:val="20"/>
          <w:szCs w:val="20"/>
          <w:lang w:val="en-US"/>
        </w:rPr>
      </w:pPr>
    </w:p>
    <w:p w14:paraId="279B470D" w14:textId="0993C219" w:rsidR="00245104" w:rsidRDefault="00486ACA" w:rsidP="00E93396">
      <w:pPr>
        <w:autoSpaceDE w:val="0"/>
        <w:autoSpaceDN w:val="0"/>
        <w:adjustRightInd w:val="0"/>
        <w:spacing w:after="0" w:line="240" w:lineRule="auto"/>
        <w:rPr>
          <w:rFonts w:ascii="DejaVuSans" w:hAnsi="DejaVuSans" w:cs="DejaVuSans"/>
          <w:color w:val="333E48"/>
          <w:sz w:val="20"/>
          <w:szCs w:val="20"/>
          <w:lang w:val="en-US"/>
        </w:rPr>
      </w:pPr>
      <w:r w:rsidRPr="00486ACA">
        <w:rPr>
          <w:rFonts w:ascii="DejaVuSans" w:hAnsi="DejaVuSans" w:cs="DejaVuSans"/>
          <w:color w:val="333E48"/>
          <w:sz w:val="20"/>
          <w:szCs w:val="20"/>
          <w:lang w:val="en-US"/>
        </w:rPr>
        <w:t xml:space="preserve">The </w:t>
      </w:r>
      <w:r w:rsidR="00A12353">
        <w:rPr>
          <w:rFonts w:ascii="DejaVuSans" w:hAnsi="DejaVuSans" w:cs="DejaVuSans"/>
          <w:color w:val="333E48"/>
          <w:sz w:val="20"/>
          <w:szCs w:val="20"/>
          <w:lang w:val="en-US"/>
        </w:rPr>
        <w:t xml:space="preserve">specific </w:t>
      </w:r>
      <w:r w:rsidRPr="00486ACA">
        <w:rPr>
          <w:rFonts w:ascii="DejaVuSans" w:hAnsi="DejaVuSans" w:cs="DejaVuSans"/>
          <w:color w:val="333E48"/>
          <w:sz w:val="20"/>
          <w:szCs w:val="20"/>
          <w:lang w:val="en-US"/>
        </w:rPr>
        <w:t>aims</w:t>
      </w:r>
      <w:r w:rsidR="00A12353">
        <w:rPr>
          <w:rFonts w:ascii="DejaVuSans" w:hAnsi="DejaVuSans" w:cs="DejaVuSans"/>
          <w:color w:val="333E48"/>
          <w:sz w:val="20"/>
          <w:szCs w:val="20"/>
          <w:lang w:val="en-US"/>
        </w:rPr>
        <w:t xml:space="preserve"> of the project</w:t>
      </w:r>
      <w:r w:rsidRPr="00486ACA">
        <w:rPr>
          <w:rFonts w:ascii="DejaVuSans" w:hAnsi="DejaVuSans" w:cs="DejaVuSans"/>
          <w:color w:val="333E48"/>
          <w:sz w:val="20"/>
          <w:szCs w:val="20"/>
          <w:lang w:val="en-US"/>
        </w:rPr>
        <w:t xml:space="preserve"> are</w:t>
      </w:r>
      <w:r w:rsidR="00A12353">
        <w:rPr>
          <w:rFonts w:ascii="DejaVuSans" w:hAnsi="DejaVuSans" w:cs="DejaVuSans"/>
          <w:color w:val="333E48"/>
          <w:sz w:val="20"/>
          <w:szCs w:val="20"/>
          <w:lang w:val="en-US"/>
        </w:rPr>
        <w:t>:</w:t>
      </w:r>
      <w:r w:rsidRPr="00486ACA">
        <w:rPr>
          <w:rFonts w:ascii="DejaVuSans" w:hAnsi="DejaVuSans" w:cs="DejaVuSans"/>
          <w:color w:val="333E48"/>
          <w:sz w:val="20"/>
          <w:szCs w:val="20"/>
          <w:lang w:val="en-US"/>
        </w:rPr>
        <w:t xml:space="preserve"> 1) to validate the first individual</w:t>
      </w:r>
      <w:ins w:id="11" w:author="Evelina Fedorenko" w:date="2019-09-11T13:20:00Z">
        <w:r w:rsidR="00901C9A">
          <w:rPr>
            <w:rFonts w:ascii="DejaVuSans" w:hAnsi="DejaVuSans" w:cs="DejaVuSans"/>
            <w:color w:val="333E48"/>
            <w:sz w:val="20"/>
            <w:szCs w:val="20"/>
            <w:lang w:val="en-US"/>
          </w:rPr>
          <w:t>-participant</w:t>
        </w:r>
      </w:ins>
      <w:r w:rsidRPr="00486ACA">
        <w:rPr>
          <w:rFonts w:ascii="DejaVuSans" w:hAnsi="DejaVuSans" w:cs="DejaVuSans"/>
          <w:color w:val="333E48"/>
          <w:sz w:val="20"/>
          <w:szCs w:val="20"/>
          <w:lang w:val="en-US"/>
        </w:rPr>
        <w:t xml:space="preserve"> language </w:t>
      </w:r>
      <w:r w:rsidR="00A12353">
        <w:rPr>
          <w:rFonts w:ascii="DejaVuSans" w:hAnsi="DejaVuSans" w:cs="DejaVuSans"/>
          <w:color w:val="333E48"/>
          <w:sz w:val="20"/>
          <w:szCs w:val="20"/>
          <w:lang w:val="en-US"/>
        </w:rPr>
        <w:t>“</w:t>
      </w:r>
      <w:r w:rsidRPr="00486ACA">
        <w:rPr>
          <w:rFonts w:ascii="DejaVuSans" w:hAnsi="DejaVuSans" w:cs="DejaVuSans"/>
          <w:color w:val="333E48"/>
          <w:sz w:val="20"/>
          <w:szCs w:val="20"/>
          <w:lang w:val="en-US"/>
        </w:rPr>
        <w:t>localizer</w:t>
      </w:r>
      <w:r w:rsidR="00A12353">
        <w:rPr>
          <w:rFonts w:ascii="DejaVuSans" w:hAnsi="DejaVuSans" w:cs="DejaVuSans"/>
          <w:color w:val="333E48"/>
          <w:sz w:val="20"/>
          <w:szCs w:val="20"/>
          <w:lang w:val="en-US"/>
        </w:rPr>
        <w:t>”</w:t>
      </w:r>
      <w:r w:rsidRPr="00486ACA">
        <w:rPr>
          <w:rFonts w:ascii="DejaVuSans" w:hAnsi="DejaVuSans" w:cs="DejaVuSans"/>
          <w:color w:val="333E48"/>
          <w:sz w:val="20"/>
          <w:szCs w:val="20"/>
          <w:lang w:val="en-US"/>
        </w:rPr>
        <w:t xml:space="preserve"> for MEG</w:t>
      </w:r>
      <w:r w:rsidR="00A12353">
        <w:rPr>
          <w:rFonts w:ascii="DejaVuSans" w:hAnsi="DejaVuSans" w:cs="DejaVuSans"/>
          <w:color w:val="333E48"/>
          <w:sz w:val="20"/>
          <w:szCs w:val="20"/>
          <w:lang w:val="en-US"/>
        </w:rPr>
        <w:t xml:space="preserve"> (</w:t>
      </w:r>
      <w:r w:rsidRPr="00486ACA">
        <w:rPr>
          <w:rFonts w:ascii="DejaVuSans" w:hAnsi="DejaVuSans" w:cs="DejaVuSans"/>
          <w:color w:val="333E48"/>
          <w:sz w:val="20"/>
          <w:szCs w:val="20"/>
          <w:lang w:val="en-US"/>
        </w:rPr>
        <w:t xml:space="preserve">in </w:t>
      </w:r>
      <w:r w:rsidR="00A12353">
        <w:rPr>
          <w:rFonts w:ascii="DejaVuSans" w:hAnsi="DejaVuSans" w:cs="DejaVuSans"/>
          <w:color w:val="333E48"/>
          <w:sz w:val="20"/>
          <w:szCs w:val="20"/>
          <w:lang w:val="en-US"/>
        </w:rPr>
        <w:t>Dutch and English),</w:t>
      </w:r>
      <w:r w:rsidRPr="00486ACA">
        <w:rPr>
          <w:rFonts w:ascii="DejaVuSans" w:hAnsi="DejaVuSans" w:cs="DejaVuSans"/>
          <w:color w:val="333E48"/>
          <w:sz w:val="20"/>
          <w:szCs w:val="20"/>
          <w:lang w:val="en-US"/>
        </w:rPr>
        <w:t xml:space="preserve"> and 2) identify a neural marker of sentence construction</w:t>
      </w:r>
      <w:r w:rsidR="00A12353">
        <w:rPr>
          <w:rFonts w:ascii="DejaVuSans" w:hAnsi="DejaVuSans" w:cs="DejaVuSans"/>
          <w:color w:val="333E48"/>
          <w:sz w:val="20"/>
          <w:szCs w:val="20"/>
          <w:lang w:val="en-US"/>
        </w:rPr>
        <w:t xml:space="preserve">. </w:t>
      </w:r>
      <w:r w:rsidR="00A12353">
        <w:rPr>
          <w:rFonts w:ascii="Times" w:hAnsi="Times"/>
          <w:lang w:val="en-US"/>
        </w:rPr>
        <w:t>Further, given the success of the functional localization approach in fMRI,</w:t>
      </w:r>
      <w:r w:rsidR="002E6B9A">
        <w:rPr>
          <w:rFonts w:ascii="Times" w:hAnsi="Times"/>
          <w:lang w:val="en-US"/>
        </w:rPr>
        <w:t xml:space="preserve"> which has now been adopted by dozens of labs in the US, Europe, and Asia,</w:t>
      </w:r>
      <w:r w:rsidR="00A12353">
        <w:rPr>
          <w:rFonts w:ascii="Times" w:hAnsi="Times"/>
          <w:lang w:val="en-US"/>
        </w:rPr>
        <w:t xml:space="preserve"> </w:t>
      </w:r>
      <w:r w:rsidR="00A12353">
        <w:rPr>
          <w:rFonts w:ascii="DejaVuSans" w:hAnsi="DejaVuSans" w:cs="DejaVuSans"/>
          <w:color w:val="333E48"/>
          <w:sz w:val="20"/>
          <w:szCs w:val="20"/>
          <w:lang w:val="en-US"/>
        </w:rPr>
        <w:t>w</w:t>
      </w:r>
      <w:r w:rsidRPr="00486ACA">
        <w:rPr>
          <w:rFonts w:ascii="DejaVuSans" w:hAnsi="DejaVuSans" w:cs="DejaVuSans"/>
          <w:color w:val="333E48"/>
          <w:sz w:val="20"/>
          <w:szCs w:val="20"/>
          <w:lang w:val="en-US"/>
        </w:rPr>
        <w:t>e expect that th</w:t>
      </w:r>
      <w:r w:rsidR="00E93396">
        <w:rPr>
          <w:rFonts w:ascii="DejaVuSans" w:hAnsi="DejaVuSans" w:cs="DejaVuSans"/>
          <w:color w:val="333E48"/>
          <w:sz w:val="20"/>
          <w:szCs w:val="20"/>
          <w:lang w:val="en-US"/>
        </w:rPr>
        <w:t xml:space="preserve">is approach </w:t>
      </w:r>
      <w:r w:rsidRPr="00486ACA">
        <w:rPr>
          <w:rFonts w:ascii="DejaVuSans" w:hAnsi="DejaVuSans" w:cs="DejaVuSans"/>
          <w:color w:val="333E48"/>
          <w:sz w:val="20"/>
          <w:szCs w:val="20"/>
          <w:lang w:val="en-US"/>
        </w:rPr>
        <w:t>will find wide resonance in</w:t>
      </w:r>
      <w:r>
        <w:rPr>
          <w:rFonts w:ascii="DejaVuSans" w:hAnsi="DejaVuSans" w:cs="DejaVuSans"/>
          <w:color w:val="333E48"/>
          <w:sz w:val="20"/>
          <w:szCs w:val="20"/>
          <w:lang w:val="en-US"/>
        </w:rPr>
        <w:t xml:space="preserve"> </w:t>
      </w:r>
      <w:r w:rsidRPr="00486ACA">
        <w:rPr>
          <w:rFonts w:ascii="DejaVuSans" w:hAnsi="DejaVuSans" w:cs="DejaVuSans"/>
          <w:color w:val="333E48"/>
          <w:sz w:val="20"/>
          <w:szCs w:val="20"/>
          <w:lang w:val="en-US"/>
        </w:rPr>
        <w:t xml:space="preserve">the MEG field, and that the </w:t>
      </w:r>
      <w:r w:rsidR="00E93396">
        <w:rPr>
          <w:rFonts w:ascii="DejaVuSans" w:hAnsi="DejaVuSans" w:cs="DejaVuSans"/>
          <w:color w:val="333E48"/>
          <w:sz w:val="20"/>
          <w:szCs w:val="20"/>
          <w:lang w:val="en-US"/>
        </w:rPr>
        <w:t xml:space="preserve">language localizer </w:t>
      </w:r>
      <w:r w:rsidRPr="00486ACA">
        <w:rPr>
          <w:rFonts w:ascii="DejaVuSans" w:hAnsi="DejaVuSans" w:cs="DejaVuSans"/>
          <w:color w:val="333E48"/>
          <w:sz w:val="20"/>
          <w:szCs w:val="20"/>
          <w:lang w:val="en-US"/>
        </w:rPr>
        <w:t xml:space="preserve">paradigm will become a key paradigm in MEG language </w:t>
      </w:r>
      <w:r w:rsidR="00E93396">
        <w:rPr>
          <w:rFonts w:ascii="DejaVuSans" w:hAnsi="DejaVuSans" w:cs="DejaVuSans"/>
          <w:color w:val="333E48"/>
          <w:sz w:val="20"/>
          <w:szCs w:val="20"/>
          <w:lang w:val="en-US"/>
        </w:rPr>
        <w:t>research</w:t>
      </w:r>
      <w:r w:rsidRPr="00486ACA">
        <w:rPr>
          <w:rFonts w:ascii="DejaVuSans" w:hAnsi="DejaVuSans" w:cs="DejaVuSans"/>
          <w:color w:val="333E48"/>
          <w:sz w:val="20"/>
          <w:szCs w:val="20"/>
          <w:lang w:val="en-US"/>
        </w:rPr>
        <w:t>.</w:t>
      </w:r>
      <w:r>
        <w:rPr>
          <w:rFonts w:ascii="DejaVuSans" w:hAnsi="DejaVuSans" w:cs="DejaVuSans"/>
          <w:color w:val="333E48"/>
          <w:sz w:val="20"/>
          <w:szCs w:val="20"/>
          <w:lang w:val="en-US"/>
        </w:rPr>
        <w:t xml:space="preserve"> </w:t>
      </w:r>
      <w:r w:rsidRPr="00486ACA">
        <w:rPr>
          <w:rFonts w:ascii="DejaVuSans" w:hAnsi="DejaVuSans" w:cs="DejaVuSans"/>
          <w:color w:val="333E48"/>
          <w:sz w:val="20"/>
          <w:szCs w:val="20"/>
          <w:lang w:val="en-US"/>
        </w:rPr>
        <w:t xml:space="preserve">Materials and </w:t>
      </w:r>
      <w:r w:rsidR="00245104">
        <w:rPr>
          <w:rFonts w:ascii="DejaVuSans" w:hAnsi="DejaVuSans" w:cs="DejaVuSans"/>
          <w:color w:val="333E48"/>
          <w:sz w:val="20"/>
          <w:szCs w:val="20"/>
          <w:lang w:val="en-US"/>
        </w:rPr>
        <w:t>scripts</w:t>
      </w:r>
      <w:r w:rsidR="00245104" w:rsidRPr="00486ACA">
        <w:rPr>
          <w:rFonts w:ascii="DejaVuSans" w:hAnsi="DejaVuSans" w:cs="DejaVuSans"/>
          <w:color w:val="333E48"/>
          <w:sz w:val="20"/>
          <w:szCs w:val="20"/>
          <w:lang w:val="en-US"/>
        </w:rPr>
        <w:t xml:space="preserve"> </w:t>
      </w:r>
      <w:r w:rsidRPr="00486ACA">
        <w:rPr>
          <w:rFonts w:ascii="DejaVuSans" w:hAnsi="DejaVuSans" w:cs="DejaVuSans"/>
          <w:color w:val="333E48"/>
          <w:sz w:val="20"/>
          <w:szCs w:val="20"/>
          <w:lang w:val="en-US"/>
        </w:rPr>
        <w:t xml:space="preserve">will be </w:t>
      </w:r>
      <w:r w:rsidR="00245104">
        <w:rPr>
          <w:rFonts w:ascii="DejaVuSans" w:hAnsi="DejaVuSans" w:cs="DejaVuSans"/>
          <w:color w:val="333E48"/>
          <w:sz w:val="20"/>
          <w:szCs w:val="20"/>
          <w:lang w:val="en-US"/>
        </w:rPr>
        <w:t>made available online</w:t>
      </w:r>
    </w:p>
    <w:p w14:paraId="7B40F397" w14:textId="77777777" w:rsidR="00815DEC" w:rsidRDefault="00815DEC" w:rsidP="00E93396">
      <w:pPr>
        <w:autoSpaceDE w:val="0"/>
        <w:autoSpaceDN w:val="0"/>
        <w:adjustRightInd w:val="0"/>
        <w:spacing w:after="0" w:line="240" w:lineRule="auto"/>
        <w:rPr>
          <w:rFonts w:ascii="DejaVuSans" w:hAnsi="DejaVuSans" w:cs="DejaVuSans"/>
          <w:color w:val="333E48"/>
          <w:sz w:val="20"/>
          <w:szCs w:val="20"/>
          <w:lang w:val="en-US"/>
        </w:rPr>
      </w:pPr>
    </w:p>
    <w:p w14:paraId="70B5EBEC" w14:textId="5D6E145C" w:rsidR="00486ACA" w:rsidRPr="00486ACA" w:rsidRDefault="005207CC" w:rsidP="0023340E">
      <w:pPr>
        <w:autoSpaceDE w:val="0"/>
        <w:autoSpaceDN w:val="0"/>
        <w:adjustRightInd w:val="0"/>
        <w:spacing w:after="0" w:line="240" w:lineRule="auto"/>
        <w:rPr>
          <w:rFonts w:ascii="DejaVuSans" w:hAnsi="DejaVuSans" w:cs="DejaVuSans"/>
          <w:color w:val="333E48"/>
          <w:sz w:val="20"/>
          <w:szCs w:val="20"/>
          <w:lang w:val="en-US"/>
        </w:rPr>
      </w:pPr>
      <w:r>
        <w:rPr>
          <w:rFonts w:ascii="DejaVuSans" w:hAnsi="DejaVuSans" w:cs="DejaVuSans"/>
          <w:color w:val="333E48"/>
          <w:sz w:val="20"/>
          <w:szCs w:val="20"/>
          <w:lang w:val="en-US"/>
        </w:rPr>
        <w:t>Forty</w:t>
      </w:r>
      <w:r w:rsidR="00486ACA" w:rsidRPr="00486ACA">
        <w:rPr>
          <w:rFonts w:ascii="DejaVuSans" w:hAnsi="DejaVuSans" w:cs="DejaVuSans"/>
          <w:color w:val="333E48"/>
          <w:sz w:val="20"/>
          <w:szCs w:val="20"/>
          <w:lang w:val="en-US"/>
        </w:rPr>
        <w:t xml:space="preserve"> young right-handed </w:t>
      </w:r>
      <w:proofErr w:type="spellStart"/>
      <w:r w:rsidR="0023340E">
        <w:rPr>
          <w:rFonts w:ascii="DejaVuSans" w:hAnsi="DejaVuSans" w:cs="DejaVuSans"/>
          <w:color w:val="333E48"/>
          <w:sz w:val="20"/>
          <w:szCs w:val="20"/>
          <w:lang w:val="en-US"/>
        </w:rPr>
        <w:t>neurotypical</w:t>
      </w:r>
      <w:proofErr w:type="spellEnd"/>
      <w:r w:rsidR="0023340E">
        <w:rPr>
          <w:rFonts w:ascii="DejaVuSans" w:hAnsi="DejaVuSans" w:cs="DejaVuSans"/>
          <w:color w:val="333E48"/>
          <w:sz w:val="20"/>
          <w:szCs w:val="20"/>
          <w:lang w:val="en-US"/>
        </w:rPr>
        <w:t xml:space="preserve"> participants (20 Dutch speakers, 20 English speakers) </w:t>
      </w:r>
      <w:r w:rsidR="00486ACA" w:rsidRPr="00486ACA">
        <w:rPr>
          <w:rFonts w:ascii="DejaVuSans" w:hAnsi="DejaVuSans" w:cs="DejaVuSans"/>
          <w:color w:val="333E48"/>
          <w:sz w:val="20"/>
          <w:szCs w:val="20"/>
          <w:lang w:val="en-US"/>
        </w:rPr>
        <w:t xml:space="preserve">will perform </w:t>
      </w:r>
      <w:r w:rsidR="0023340E">
        <w:rPr>
          <w:rFonts w:ascii="DejaVuSans" w:hAnsi="DejaVuSans" w:cs="DejaVuSans"/>
          <w:color w:val="333E48"/>
          <w:sz w:val="20"/>
          <w:szCs w:val="20"/>
          <w:lang w:val="en-US"/>
        </w:rPr>
        <w:t>a</w:t>
      </w:r>
      <w:r w:rsidR="00881949">
        <w:rPr>
          <w:rFonts w:ascii="DejaVuSans" w:hAnsi="DejaVuSans" w:cs="DejaVuSans"/>
          <w:color w:val="333E48"/>
          <w:sz w:val="20"/>
          <w:szCs w:val="20"/>
          <w:lang w:val="en-US"/>
        </w:rPr>
        <w:t>n adapted</w:t>
      </w:r>
      <w:r w:rsidR="00486ACA" w:rsidRPr="00486ACA">
        <w:rPr>
          <w:rFonts w:ascii="DejaVuSans" w:hAnsi="DejaVuSans" w:cs="DejaVuSans"/>
          <w:color w:val="333E48"/>
          <w:sz w:val="20"/>
          <w:szCs w:val="20"/>
          <w:lang w:val="en-US"/>
        </w:rPr>
        <w:t xml:space="preserve"> version of the language</w:t>
      </w:r>
      <w:r w:rsidR="0023340E">
        <w:rPr>
          <w:rFonts w:ascii="DejaVuSans" w:hAnsi="DejaVuSans" w:cs="DejaVuSans"/>
          <w:color w:val="333E48"/>
          <w:sz w:val="20"/>
          <w:szCs w:val="20"/>
          <w:lang w:val="en-US"/>
        </w:rPr>
        <w:t xml:space="preserve"> </w:t>
      </w:r>
      <w:r w:rsidR="00486ACA" w:rsidRPr="00486ACA">
        <w:rPr>
          <w:rFonts w:ascii="DejaVuSans" w:hAnsi="DejaVuSans" w:cs="DejaVuSans"/>
          <w:color w:val="333E48"/>
          <w:sz w:val="20"/>
          <w:szCs w:val="20"/>
          <w:lang w:val="en-US"/>
        </w:rPr>
        <w:t xml:space="preserve">localizer </w:t>
      </w:r>
      <w:r w:rsidR="0023340E">
        <w:rPr>
          <w:rFonts w:ascii="DejaVuSans" w:hAnsi="DejaVuSans" w:cs="DejaVuSans"/>
          <w:color w:val="333E48"/>
          <w:sz w:val="20"/>
          <w:szCs w:val="20"/>
          <w:lang w:val="en-US"/>
        </w:rPr>
        <w:t xml:space="preserve">paradigm </w:t>
      </w:r>
      <w:r w:rsidR="00486ACA" w:rsidRPr="00486ACA">
        <w:rPr>
          <w:rFonts w:ascii="DejaVuSans" w:hAnsi="DejaVuSans" w:cs="DejaVuSans"/>
          <w:color w:val="333E48"/>
          <w:sz w:val="20"/>
          <w:szCs w:val="20"/>
          <w:lang w:val="en-US"/>
        </w:rPr>
        <w:t>(Fedorenko et al., 2010)</w:t>
      </w:r>
      <w:r w:rsidR="0023340E">
        <w:rPr>
          <w:rFonts w:ascii="DejaVuSans" w:hAnsi="DejaVuSans" w:cs="DejaVuSans"/>
          <w:color w:val="333E48"/>
          <w:sz w:val="20"/>
          <w:szCs w:val="20"/>
          <w:lang w:val="en-US"/>
        </w:rPr>
        <w:t xml:space="preserve">. The task consists of two conditions: reading sentences and reading sequences of </w:t>
      </w:r>
      <w:proofErr w:type="spellStart"/>
      <w:r w:rsidR="0023340E">
        <w:rPr>
          <w:rFonts w:ascii="DejaVuSans" w:hAnsi="DejaVuSans" w:cs="DejaVuSans"/>
          <w:color w:val="333E48"/>
          <w:sz w:val="20"/>
          <w:szCs w:val="20"/>
          <w:lang w:val="en-US"/>
        </w:rPr>
        <w:t>nonwords</w:t>
      </w:r>
      <w:proofErr w:type="spellEnd"/>
      <w:r w:rsidR="0023340E">
        <w:rPr>
          <w:rFonts w:ascii="DejaVuSans" w:hAnsi="DejaVuSans" w:cs="DejaVuSans"/>
          <w:color w:val="333E48"/>
          <w:sz w:val="20"/>
          <w:szCs w:val="20"/>
          <w:lang w:val="en-US"/>
        </w:rPr>
        <w:t xml:space="preserve"> (80 trials per condition, 12 words/</w:t>
      </w:r>
      <w:proofErr w:type="spellStart"/>
      <w:r w:rsidR="0023340E">
        <w:rPr>
          <w:rFonts w:ascii="DejaVuSans" w:hAnsi="DejaVuSans" w:cs="DejaVuSans"/>
          <w:color w:val="333E48"/>
          <w:sz w:val="20"/>
          <w:szCs w:val="20"/>
          <w:lang w:val="en-US"/>
        </w:rPr>
        <w:t>nonwords</w:t>
      </w:r>
      <w:proofErr w:type="spellEnd"/>
      <w:r w:rsidR="0023340E">
        <w:rPr>
          <w:rFonts w:ascii="DejaVuSans" w:hAnsi="DejaVuSans" w:cs="DejaVuSans"/>
          <w:color w:val="333E48"/>
          <w:sz w:val="20"/>
          <w:szCs w:val="20"/>
          <w:lang w:val="en-US"/>
        </w:rPr>
        <w:t xml:space="preserve"> each).</w:t>
      </w:r>
      <w:r w:rsidR="00FF39D0">
        <w:rPr>
          <w:rFonts w:ascii="DejaVuSans" w:hAnsi="DejaVuSans" w:cs="DejaVuSans"/>
          <w:color w:val="333E48"/>
          <w:sz w:val="20"/>
          <w:szCs w:val="20"/>
          <w:lang w:val="en-US"/>
        </w:rPr>
        <w:t xml:space="preserve"> The sentences&gt;</w:t>
      </w:r>
      <w:proofErr w:type="spellStart"/>
      <w:r w:rsidR="00FF39D0">
        <w:rPr>
          <w:rFonts w:ascii="DejaVuSans" w:hAnsi="DejaVuSans" w:cs="DejaVuSans"/>
          <w:color w:val="333E48"/>
          <w:sz w:val="20"/>
          <w:szCs w:val="20"/>
          <w:lang w:val="en-US"/>
        </w:rPr>
        <w:t>nonwords</w:t>
      </w:r>
      <w:proofErr w:type="spellEnd"/>
      <w:r w:rsidR="00FF39D0">
        <w:rPr>
          <w:rFonts w:ascii="DejaVuSans" w:hAnsi="DejaVuSans" w:cs="DejaVuSans"/>
          <w:color w:val="333E48"/>
          <w:sz w:val="20"/>
          <w:szCs w:val="20"/>
          <w:lang w:val="en-US"/>
        </w:rPr>
        <w:t xml:space="preserve"> contrast targets areas that support </w:t>
      </w:r>
      <w:proofErr w:type="spellStart"/>
      <w:r w:rsidR="00FF39D0">
        <w:rPr>
          <w:rFonts w:ascii="DejaVuSans" w:hAnsi="DejaVuSans" w:cs="DejaVuSans"/>
          <w:color w:val="333E48"/>
          <w:sz w:val="20"/>
          <w:szCs w:val="20"/>
          <w:lang w:val="en-US"/>
        </w:rPr>
        <w:t>lexico</w:t>
      </w:r>
      <w:proofErr w:type="spellEnd"/>
      <w:r w:rsidR="00FF39D0">
        <w:rPr>
          <w:rFonts w:ascii="DejaVuSans" w:hAnsi="DejaVuSans" w:cs="DejaVuSans"/>
          <w:color w:val="333E48"/>
          <w:sz w:val="20"/>
          <w:szCs w:val="20"/>
          <w:lang w:val="en-US"/>
        </w:rPr>
        <w:t xml:space="preserve">-semantic and combinatorial (semantic and syntactic) processing. </w:t>
      </w:r>
      <w:r w:rsidR="00F01A4D">
        <w:rPr>
          <w:rFonts w:ascii="DejaVuSans" w:hAnsi="DejaVuSans" w:cs="DejaVuSans"/>
          <w:color w:val="333E48"/>
          <w:sz w:val="20"/>
          <w:szCs w:val="20"/>
          <w:lang w:val="en-US"/>
        </w:rPr>
        <w:t>The sentences are constructed so as to use</w:t>
      </w:r>
      <w:r w:rsidR="00F01A4D" w:rsidRPr="00486ACA">
        <w:rPr>
          <w:rFonts w:ascii="DejaVuSans" w:hAnsi="DejaVuSans" w:cs="DejaVuSans"/>
          <w:color w:val="333E48"/>
          <w:sz w:val="20"/>
          <w:szCs w:val="20"/>
          <w:lang w:val="en-US"/>
        </w:rPr>
        <w:t xml:space="preserve"> a variety of syntactic structures</w:t>
      </w:r>
      <w:r w:rsidR="00F01A4D">
        <w:rPr>
          <w:rFonts w:ascii="DejaVuSans" w:hAnsi="DejaVuSans" w:cs="DejaVuSans"/>
          <w:color w:val="333E48"/>
          <w:sz w:val="20"/>
          <w:szCs w:val="20"/>
          <w:lang w:val="en-US"/>
        </w:rPr>
        <w:t xml:space="preserve"> </w:t>
      </w:r>
      <w:r w:rsidR="00F01A4D" w:rsidRPr="00486ACA">
        <w:rPr>
          <w:rFonts w:ascii="DejaVuSans" w:hAnsi="DejaVuSans" w:cs="DejaVuSans"/>
          <w:color w:val="333E48"/>
          <w:sz w:val="20"/>
          <w:szCs w:val="20"/>
          <w:lang w:val="en-US"/>
        </w:rPr>
        <w:t>and cover</w:t>
      </w:r>
      <w:r w:rsidR="00F01A4D">
        <w:rPr>
          <w:rFonts w:ascii="DejaVuSans" w:hAnsi="DejaVuSans" w:cs="DejaVuSans"/>
          <w:color w:val="333E48"/>
          <w:sz w:val="20"/>
          <w:szCs w:val="20"/>
          <w:lang w:val="en-US"/>
        </w:rPr>
        <w:t xml:space="preserve"> </w:t>
      </w:r>
      <w:r w:rsidR="00F01A4D" w:rsidRPr="00486ACA">
        <w:rPr>
          <w:rFonts w:ascii="DejaVuSans" w:hAnsi="DejaVuSans" w:cs="DejaVuSans"/>
          <w:color w:val="333E48"/>
          <w:sz w:val="20"/>
          <w:szCs w:val="20"/>
          <w:lang w:val="en-US"/>
        </w:rPr>
        <w:t>a wide range of topics.</w:t>
      </w:r>
      <w:r w:rsidR="00F01A4D">
        <w:rPr>
          <w:rFonts w:ascii="DejaVuSans" w:hAnsi="DejaVuSans" w:cs="DejaVuSans"/>
          <w:color w:val="333E48"/>
          <w:sz w:val="20"/>
          <w:szCs w:val="20"/>
          <w:lang w:val="en-US"/>
        </w:rPr>
        <w:t xml:space="preserve"> </w:t>
      </w:r>
      <w:proofErr w:type="gramStart"/>
      <w:r w:rsidR="00F01A4D">
        <w:rPr>
          <w:rFonts w:ascii="DejaVuSans" w:hAnsi="DejaVuSans" w:cs="DejaVuSans"/>
          <w:color w:val="333E48"/>
          <w:sz w:val="20"/>
          <w:szCs w:val="20"/>
          <w:lang w:val="en-US"/>
        </w:rPr>
        <w:t xml:space="preserve">The </w:t>
      </w:r>
      <w:proofErr w:type="spellStart"/>
      <w:r w:rsidR="00F01A4D">
        <w:rPr>
          <w:rFonts w:ascii="DejaVuSans" w:hAnsi="DejaVuSans" w:cs="DejaVuSans"/>
          <w:color w:val="333E48"/>
          <w:sz w:val="20"/>
          <w:szCs w:val="20"/>
          <w:lang w:val="en-US"/>
        </w:rPr>
        <w:t>nonwords</w:t>
      </w:r>
      <w:proofErr w:type="spellEnd"/>
      <w:r w:rsidR="00F01A4D">
        <w:rPr>
          <w:rFonts w:ascii="DejaVuSans" w:hAnsi="DejaVuSans" w:cs="DejaVuSans"/>
          <w:color w:val="333E48"/>
          <w:sz w:val="20"/>
          <w:szCs w:val="20"/>
          <w:lang w:val="en-US"/>
        </w:rPr>
        <w:t xml:space="preserve"> are created by replacing some phonemes in real words to create </w:t>
      </w:r>
      <w:proofErr w:type="spellStart"/>
      <w:r w:rsidR="00F01A4D">
        <w:rPr>
          <w:rFonts w:ascii="DejaVuSans" w:hAnsi="DejaVuSans" w:cs="DejaVuSans"/>
          <w:color w:val="333E48"/>
          <w:sz w:val="20"/>
          <w:szCs w:val="20"/>
          <w:lang w:val="en-US"/>
        </w:rPr>
        <w:t>phonotactically</w:t>
      </w:r>
      <w:proofErr w:type="spellEnd"/>
      <w:r w:rsidR="00F01A4D">
        <w:rPr>
          <w:rFonts w:ascii="DejaVuSans" w:hAnsi="DejaVuSans" w:cs="DejaVuSans"/>
          <w:color w:val="333E48"/>
          <w:sz w:val="20"/>
          <w:szCs w:val="20"/>
          <w:lang w:val="en-US"/>
        </w:rPr>
        <w:t xml:space="preserve"> legal (and thus pronounceable) strings</w:t>
      </w:r>
      <w:proofErr w:type="gramEnd"/>
      <w:r w:rsidR="00F01A4D">
        <w:rPr>
          <w:rFonts w:ascii="DejaVuSans" w:hAnsi="DejaVuSans" w:cs="DejaVuSans"/>
          <w:color w:val="333E48"/>
          <w:sz w:val="20"/>
          <w:szCs w:val="20"/>
          <w:lang w:val="en-US"/>
        </w:rPr>
        <w:t xml:space="preserve">. At the end of each sentence or </w:t>
      </w:r>
      <w:proofErr w:type="spellStart"/>
      <w:r w:rsidR="00F01A4D">
        <w:rPr>
          <w:rFonts w:ascii="DejaVuSans" w:hAnsi="DejaVuSans" w:cs="DejaVuSans"/>
          <w:color w:val="333E48"/>
          <w:sz w:val="20"/>
          <w:szCs w:val="20"/>
          <w:lang w:val="en-US"/>
        </w:rPr>
        <w:t>nonword</w:t>
      </w:r>
      <w:proofErr w:type="spellEnd"/>
      <w:r w:rsidR="00F01A4D">
        <w:rPr>
          <w:rFonts w:ascii="DejaVuSans" w:hAnsi="DejaVuSans" w:cs="DejaVuSans"/>
          <w:color w:val="333E48"/>
          <w:sz w:val="20"/>
          <w:szCs w:val="20"/>
          <w:lang w:val="en-US"/>
        </w:rPr>
        <w:t xml:space="preserve"> string, p</w:t>
      </w:r>
      <w:r w:rsidR="00F01A4D" w:rsidRPr="00486ACA">
        <w:rPr>
          <w:rFonts w:ascii="DejaVuSans" w:hAnsi="DejaVuSans" w:cs="DejaVuSans"/>
          <w:color w:val="333E48"/>
          <w:sz w:val="20"/>
          <w:szCs w:val="20"/>
          <w:lang w:val="en-US"/>
        </w:rPr>
        <w:t xml:space="preserve">articipants are asked to decide whether a </w:t>
      </w:r>
      <w:r w:rsidR="00F01A4D">
        <w:rPr>
          <w:rFonts w:ascii="DejaVuSans" w:hAnsi="DejaVuSans" w:cs="DejaVuSans"/>
          <w:color w:val="333E48"/>
          <w:sz w:val="20"/>
          <w:szCs w:val="20"/>
          <w:lang w:val="en-US"/>
        </w:rPr>
        <w:t xml:space="preserve">probe </w:t>
      </w:r>
      <w:r w:rsidR="00F01A4D" w:rsidRPr="00486ACA">
        <w:rPr>
          <w:rFonts w:ascii="DejaVuSans" w:hAnsi="DejaVuSans" w:cs="DejaVuSans"/>
          <w:color w:val="333E48"/>
          <w:sz w:val="20"/>
          <w:szCs w:val="20"/>
          <w:lang w:val="en-US"/>
        </w:rPr>
        <w:t xml:space="preserve">word or </w:t>
      </w:r>
      <w:proofErr w:type="spellStart"/>
      <w:r w:rsidR="00F01A4D" w:rsidRPr="00486ACA">
        <w:rPr>
          <w:rFonts w:ascii="DejaVuSans" w:hAnsi="DejaVuSans" w:cs="DejaVuSans"/>
          <w:color w:val="333E48"/>
          <w:sz w:val="20"/>
          <w:szCs w:val="20"/>
          <w:lang w:val="en-US"/>
        </w:rPr>
        <w:t>nonword</w:t>
      </w:r>
      <w:proofErr w:type="spellEnd"/>
      <w:r w:rsidR="00F01A4D">
        <w:rPr>
          <w:rFonts w:ascii="DejaVuSans" w:hAnsi="DejaVuSans" w:cs="DejaVuSans"/>
          <w:color w:val="333E48"/>
          <w:sz w:val="20"/>
          <w:szCs w:val="20"/>
          <w:lang w:val="en-US"/>
        </w:rPr>
        <w:t xml:space="preserve"> appeared in the preceding trial by pressing a button. This task ensures engagement, which is especially important in the </w:t>
      </w:r>
      <w:proofErr w:type="spellStart"/>
      <w:r w:rsidR="00F01A4D">
        <w:rPr>
          <w:rFonts w:ascii="DejaVuSans" w:hAnsi="DejaVuSans" w:cs="DejaVuSans"/>
          <w:color w:val="333E48"/>
          <w:sz w:val="20"/>
          <w:szCs w:val="20"/>
          <w:lang w:val="en-US"/>
        </w:rPr>
        <w:t>nonwords</w:t>
      </w:r>
      <w:proofErr w:type="spellEnd"/>
      <w:r w:rsidR="00F01A4D">
        <w:rPr>
          <w:rFonts w:ascii="DejaVuSans" w:hAnsi="DejaVuSans" w:cs="DejaVuSans"/>
          <w:color w:val="333E48"/>
          <w:sz w:val="20"/>
          <w:szCs w:val="20"/>
          <w:lang w:val="en-US"/>
        </w:rPr>
        <w:t xml:space="preserve"> condition. The materials are presented one word/</w:t>
      </w:r>
      <w:proofErr w:type="spellStart"/>
      <w:r w:rsidR="00F01A4D">
        <w:rPr>
          <w:rFonts w:ascii="DejaVuSans" w:hAnsi="DejaVuSans" w:cs="DejaVuSans"/>
          <w:color w:val="333E48"/>
          <w:sz w:val="20"/>
          <w:szCs w:val="20"/>
          <w:lang w:val="en-US"/>
        </w:rPr>
        <w:t>nonword</w:t>
      </w:r>
      <w:proofErr w:type="spellEnd"/>
      <w:r w:rsidR="00F01A4D">
        <w:rPr>
          <w:rFonts w:ascii="DejaVuSans" w:hAnsi="DejaVuSans" w:cs="DejaVuSans"/>
          <w:color w:val="333E48"/>
          <w:sz w:val="20"/>
          <w:szCs w:val="20"/>
          <w:lang w:val="en-US"/>
        </w:rPr>
        <w:t xml:space="preserve"> at a time in the center of the screen (385</w:t>
      </w:r>
      <w:r w:rsidR="00B9578E">
        <w:rPr>
          <w:rFonts w:ascii="DejaVuSans" w:hAnsi="DejaVuSans" w:cs="DejaVuSans"/>
          <w:color w:val="333E48"/>
          <w:sz w:val="20"/>
          <w:szCs w:val="20"/>
          <w:lang w:val="en-US"/>
        </w:rPr>
        <w:t>m</w:t>
      </w:r>
      <w:r w:rsidR="00F01A4D">
        <w:rPr>
          <w:rFonts w:ascii="DejaVuSans" w:hAnsi="DejaVuSans" w:cs="DejaVuSans"/>
          <w:color w:val="333E48"/>
          <w:sz w:val="20"/>
          <w:szCs w:val="20"/>
          <w:lang w:val="en-US"/>
        </w:rPr>
        <w:t>s each), for the total duration of ~20 min</w:t>
      </w:r>
      <w:r w:rsidR="00281A3C">
        <w:rPr>
          <w:rFonts w:ascii="DejaVuSans" w:hAnsi="DejaVuSans" w:cs="DejaVuSans"/>
          <w:color w:val="333E48"/>
          <w:sz w:val="20"/>
          <w:szCs w:val="20"/>
          <w:lang w:val="en-US"/>
        </w:rPr>
        <w:t xml:space="preserve">. </w:t>
      </w:r>
      <w:r w:rsidR="00486ACA" w:rsidRPr="00486ACA">
        <w:rPr>
          <w:rFonts w:ascii="DejaVuSans" w:hAnsi="DejaVuSans" w:cs="DejaVuSans"/>
          <w:color w:val="333E48"/>
          <w:sz w:val="20"/>
          <w:szCs w:val="20"/>
          <w:lang w:val="en-US"/>
        </w:rPr>
        <w:t>Continuous MEG data are recorded using a whole-head 306</w:t>
      </w:r>
      <w:r w:rsidR="00486ACA">
        <w:rPr>
          <w:rFonts w:ascii="DejaVuSans" w:hAnsi="DejaVuSans" w:cs="DejaVuSans"/>
          <w:color w:val="333E48"/>
          <w:sz w:val="20"/>
          <w:szCs w:val="20"/>
          <w:lang w:val="en-US"/>
        </w:rPr>
        <w:t xml:space="preserve"> </w:t>
      </w:r>
      <w:r w:rsidR="00486ACA" w:rsidRPr="00486ACA">
        <w:rPr>
          <w:rFonts w:ascii="DejaVuSans" w:hAnsi="DejaVuSans" w:cs="DejaVuSans"/>
          <w:color w:val="333E48"/>
          <w:sz w:val="20"/>
          <w:szCs w:val="20"/>
          <w:lang w:val="en-US"/>
        </w:rPr>
        <w:t xml:space="preserve">channel (102 magnetometers, 204 planar gradiometers) </w:t>
      </w:r>
      <w:proofErr w:type="spellStart"/>
      <w:r w:rsidR="00486ACA" w:rsidRPr="00486ACA">
        <w:rPr>
          <w:rFonts w:ascii="DejaVuSans" w:hAnsi="DejaVuSans" w:cs="DejaVuSans"/>
          <w:color w:val="333E48"/>
          <w:sz w:val="20"/>
          <w:szCs w:val="20"/>
          <w:lang w:val="en-US"/>
        </w:rPr>
        <w:t>Triux</w:t>
      </w:r>
      <w:proofErr w:type="spellEnd"/>
      <w:r w:rsidR="00486ACA" w:rsidRPr="00486ACA">
        <w:rPr>
          <w:rFonts w:ascii="DejaVuSans" w:hAnsi="DejaVuSans" w:cs="DejaVuSans"/>
          <w:color w:val="333E48"/>
          <w:sz w:val="20"/>
          <w:szCs w:val="20"/>
          <w:lang w:val="en-US"/>
        </w:rPr>
        <w:t xml:space="preserve"> system (</w:t>
      </w:r>
      <w:proofErr w:type="spellStart"/>
      <w:r w:rsidR="00486ACA" w:rsidRPr="00486ACA">
        <w:rPr>
          <w:rFonts w:ascii="DejaVuSans" w:hAnsi="DejaVuSans" w:cs="DejaVuSans"/>
          <w:color w:val="333E48"/>
          <w:sz w:val="20"/>
          <w:szCs w:val="20"/>
          <w:lang w:val="en-US"/>
        </w:rPr>
        <w:t>Elekta</w:t>
      </w:r>
      <w:proofErr w:type="spellEnd"/>
      <w:r w:rsidR="00486ACA" w:rsidRPr="00486ACA">
        <w:rPr>
          <w:rFonts w:ascii="DejaVuSans" w:hAnsi="DejaVuSans" w:cs="DejaVuSans"/>
          <w:color w:val="333E48"/>
          <w:sz w:val="20"/>
          <w:szCs w:val="20"/>
          <w:lang w:val="en-US"/>
        </w:rPr>
        <w:t xml:space="preserve"> </w:t>
      </w:r>
      <w:proofErr w:type="spellStart"/>
      <w:r w:rsidR="00486ACA" w:rsidRPr="00486ACA">
        <w:rPr>
          <w:rFonts w:ascii="DejaVuSans" w:hAnsi="DejaVuSans" w:cs="DejaVuSans"/>
          <w:color w:val="333E48"/>
          <w:sz w:val="20"/>
          <w:szCs w:val="20"/>
          <w:lang w:val="en-US"/>
        </w:rPr>
        <w:t>Neuromag</w:t>
      </w:r>
      <w:proofErr w:type="spellEnd"/>
      <w:r w:rsidR="00486ACA" w:rsidRPr="00486ACA">
        <w:rPr>
          <w:rFonts w:ascii="DejaVuSans" w:hAnsi="DejaVuSans" w:cs="DejaVuSans"/>
          <w:color w:val="333E48"/>
          <w:sz w:val="20"/>
          <w:szCs w:val="20"/>
          <w:lang w:val="en-US"/>
        </w:rPr>
        <w:t>, Helsinki,</w:t>
      </w:r>
      <w:r w:rsidR="00486ACA">
        <w:rPr>
          <w:rFonts w:ascii="DejaVuSans" w:hAnsi="DejaVuSans" w:cs="DejaVuSans"/>
          <w:color w:val="333E48"/>
          <w:sz w:val="20"/>
          <w:szCs w:val="20"/>
          <w:lang w:val="en-US"/>
        </w:rPr>
        <w:t xml:space="preserve"> </w:t>
      </w:r>
      <w:r w:rsidR="00486ACA" w:rsidRPr="00486ACA">
        <w:rPr>
          <w:rFonts w:ascii="DejaVuSans" w:hAnsi="DejaVuSans" w:cs="DejaVuSans"/>
          <w:color w:val="333E48"/>
          <w:sz w:val="20"/>
          <w:szCs w:val="20"/>
          <w:lang w:val="en-US"/>
        </w:rPr>
        <w:t xml:space="preserve">Finland) at the CUB </w:t>
      </w:r>
      <w:proofErr w:type="spellStart"/>
      <w:r w:rsidR="00486ACA" w:rsidRPr="00486ACA">
        <w:rPr>
          <w:rFonts w:ascii="DejaVuSans" w:hAnsi="DejaVuSans" w:cs="DejaVuSans"/>
          <w:color w:val="333E48"/>
          <w:sz w:val="20"/>
          <w:szCs w:val="20"/>
          <w:lang w:val="en-US"/>
        </w:rPr>
        <w:t>Hôpital</w:t>
      </w:r>
      <w:proofErr w:type="spellEnd"/>
      <w:r w:rsidR="00486ACA" w:rsidRPr="00486ACA">
        <w:rPr>
          <w:rFonts w:ascii="DejaVuSans" w:hAnsi="DejaVuSans" w:cs="DejaVuSans"/>
          <w:color w:val="333E48"/>
          <w:sz w:val="20"/>
          <w:szCs w:val="20"/>
          <w:lang w:val="en-US"/>
        </w:rPr>
        <w:t xml:space="preserve"> </w:t>
      </w:r>
      <w:proofErr w:type="spellStart"/>
      <w:r w:rsidR="00486ACA" w:rsidRPr="00486ACA">
        <w:rPr>
          <w:rFonts w:ascii="DejaVuSans" w:hAnsi="DejaVuSans" w:cs="DejaVuSans"/>
          <w:color w:val="333E48"/>
          <w:sz w:val="20"/>
          <w:szCs w:val="20"/>
          <w:lang w:val="en-US"/>
        </w:rPr>
        <w:t>Erasme</w:t>
      </w:r>
      <w:proofErr w:type="spellEnd"/>
      <w:r w:rsidR="00486ACA" w:rsidRPr="00486ACA">
        <w:rPr>
          <w:rFonts w:ascii="DejaVuSans" w:hAnsi="DejaVuSans" w:cs="DejaVuSans"/>
          <w:color w:val="333E48"/>
          <w:sz w:val="20"/>
          <w:szCs w:val="20"/>
          <w:lang w:val="en-US"/>
        </w:rPr>
        <w:t xml:space="preserve"> (Brussels, Belgium)</w:t>
      </w:r>
      <w:r w:rsidR="009A40C4">
        <w:rPr>
          <w:rFonts w:ascii="DejaVuSans" w:hAnsi="DejaVuSans" w:cs="DejaVuSans"/>
          <w:color w:val="333E48"/>
          <w:sz w:val="20"/>
          <w:szCs w:val="20"/>
          <w:lang w:val="en-US"/>
        </w:rPr>
        <w:t xml:space="preserve"> for the Dutch experiment</w:t>
      </w:r>
      <w:r w:rsidR="00486ACA" w:rsidRPr="00486ACA">
        <w:rPr>
          <w:rFonts w:ascii="DejaVuSans" w:hAnsi="DejaVuSans" w:cs="DejaVuSans"/>
          <w:color w:val="333E48"/>
          <w:sz w:val="20"/>
          <w:szCs w:val="20"/>
          <w:lang w:val="en-US"/>
        </w:rPr>
        <w:t xml:space="preserve"> </w:t>
      </w:r>
      <w:r w:rsidR="009A40C4">
        <w:rPr>
          <w:rFonts w:ascii="DejaVuSans" w:hAnsi="DejaVuSans" w:cs="DejaVuSans"/>
          <w:color w:val="333E48"/>
          <w:sz w:val="20"/>
          <w:szCs w:val="20"/>
          <w:lang w:val="en-US"/>
        </w:rPr>
        <w:t>and</w:t>
      </w:r>
      <w:r w:rsidR="009A40C4" w:rsidRPr="00486ACA">
        <w:rPr>
          <w:rFonts w:ascii="DejaVuSans" w:hAnsi="DejaVuSans" w:cs="DejaVuSans"/>
          <w:color w:val="333E48"/>
          <w:sz w:val="20"/>
          <w:szCs w:val="20"/>
          <w:lang w:val="en-US"/>
        </w:rPr>
        <w:t xml:space="preserve"> </w:t>
      </w:r>
      <w:r w:rsidR="00486ACA" w:rsidRPr="00486ACA">
        <w:rPr>
          <w:rFonts w:ascii="DejaVuSans" w:hAnsi="DejaVuSans" w:cs="DejaVuSans"/>
          <w:color w:val="333E48"/>
          <w:sz w:val="20"/>
          <w:szCs w:val="20"/>
          <w:lang w:val="en-US"/>
        </w:rPr>
        <w:t xml:space="preserve">at the </w:t>
      </w:r>
      <w:proofErr w:type="spellStart"/>
      <w:r w:rsidR="00486ACA" w:rsidRPr="00486ACA">
        <w:rPr>
          <w:rFonts w:ascii="DejaVuSans" w:hAnsi="DejaVuSans" w:cs="DejaVuSans"/>
          <w:color w:val="333E48"/>
          <w:sz w:val="20"/>
          <w:szCs w:val="20"/>
          <w:lang w:val="en-US"/>
        </w:rPr>
        <w:t>Martinos</w:t>
      </w:r>
      <w:proofErr w:type="spellEnd"/>
      <w:r w:rsidR="00486ACA" w:rsidRPr="00486ACA">
        <w:rPr>
          <w:rFonts w:ascii="DejaVuSans" w:hAnsi="DejaVuSans" w:cs="DejaVuSans"/>
          <w:color w:val="333E48"/>
          <w:sz w:val="20"/>
          <w:szCs w:val="20"/>
          <w:lang w:val="en-US"/>
        </w:rPr>
        <w:t xml:space="preserve"> Imaging Center (MIT)</w:t>
      </w:r>
      <w:r w:rsidR="009A40C4">
        <w:rPr>
          <w:rFonts w:ascii="DejaVuSans" w:hAnsi="DejaVuSans" w:cs="DejaVuSans"/>
          <w:color w:val="333E48"/>
          <w:sz w:val="20"/>
          <w:szCs w:val="20"/>
          <w:lang w:val="en-US"/>
        </w:rPr>
        <w:t xml:space="preserve"> for the English experiment</w:t>
      </w:r>
      <w:r w:rsidR="00486ACA" w:rsidRPr="00486ACA">
        <w:rPr>
          <w:rFonts w:ascii="DejaVuSans" w:hAnsi="DejaVuSans" w:cs="DejaVuSans"/>
          <w:color w:val="333E48"/>
          <w:sz w:val="20"/>
          <w:szCs w:val="20"/>
          <w:lang w:val="en-US"/>
        </w:rPr>
        <w:t>.</w:t>
      </w:r>
      <w:r w:rsidR="00486ACA">
        <w:rPr>
          <w:rFonts w:ascii="DejaVuSans" w:hAnsi="DejaVuSans" w:cs="DejaVuSans"/>
          <w:color w:val="333E48"/>
          <w:sz w:val="20"/>
          <w:szCs w:val="20"/>
          <w:lang w:val="en-US"/>
        </w:rPr>
        <w:t xml:space="preserve"> </w:t>
      </w:r>
      <w:r w:rsidR="00486ACA" w:rsidRPr="00486ACA">
        <w:rPr>
          <w:rFonts w:ascii="DejaVuSans" w:hAnsi="DejaVuSans" w:cs="DejaVuSans"/>
          <w:color w:val="333E48"/>
          <w:sz w:val="20"/>
          <w:szCs w:val="20"/>
          <w:lang w:val="en-US"/>
        </w:rPr>
        <w:t>So far, 19 Dutch-speaking volunteers (age 19-29)</w:t>
      </w:r>
      <w:r w:rsidR="009A40C4">
        <w:rPr>
          <w:rFonts w:ascii="DejaVuSans" w:hAnsi="DejaVuSans" w:cs="DejaVuSans"/>
          <w:color w:val="333E48"/>
          <w:sz w:val="20"/>
          <w:szCs w:val="20"/>
          <w:lang w:val="en-US"/>
        </w:rPr>
        <w:t>, and 5 English-speaking volunteers (age 18-23)</w:t>
      </w:r>
      <w:r w:rsidR="00486ACA" w:rsidRPr="00486ACA">
        <w:rPr>
          <w:rFonts w:ascii="DejaVuSans" w:hAnsi="DejaVuSans" w:cs="DejaVuSans"/>
          <w:color w:val="333E48"/>
          <w:sz w:val="20"/>
          <w:szCs w:val="20"/>
          <w:lang w:val="en-US"/>
        </w:rPr>
        <w:t xml:space="preserve"> have</w:t>
      </w:r>
      <w:r w:rsidR="00486ACA">
        <w:rPr>
          <w:rFonts w:ascii="DejaVuSans" w:hAnsi="DejaVuSans" w:cs="DejaVuSans"/>
          <w:color w:val="333E48"/>
          <w:sz w:val="20"/>
          <w:szCs w:val="20"/>
          <w:lang w:val="en-US"/>
        </w:rPr>
        <w:t xml:space="preserve"> </w:t>
      </w:r>
      <w:r w:rsidR="00486ACA" w:rsidRPr="00486ACA">
        <w:rPr>
          <w:rFonts w:ascii="DejaVuSans" w:hAnsi="DejaVuSans" w:cs="DejaVuSans"/>
          <w:color w:val="333E48"/>
          <w:sz w:val="20"/>
          <w:szCs w:val="20"/>
          <w:lang w:val="en-US"/>
        </w:rPr>
        <w:t xml:space="preserve">participated in this experiment. Preprocessing consists of low-pass </w:t>
      </w:r>
      <w:proofErr w:type="spellStart"/>
      <w:r w:rsidR="00486ACA" w:rsidRPr="00486ACA">
        <w:rPr>
          <w:rFonts w:ascii="DejaVuSans" w:hAnsi="DejaVuSans" w:cs="DejaVuSans"/>
          <w:color w:val="333E48"/>
          <w:sz w:val="20"/>
          <w:szCs w:val="20"/>
          <w:lang w:val="en-US"/>
        </w:rPr>
        <w:t>bandpass</w:t>
      </w:r>
      <w:proofErr w:type="spellEnd"/>
      <w:r w:rsidR="00486ACA" w:rsidRPr="00486ACA">
        <w:rPr>
          <w:rFonts w:ascii="DejaVuSans" w:hAnsi="DejaVuSans" w:cs="DejaVuSans"/>
          <w:color w:val="333E48"/>
          <w:sz w:val="20"/>
          <w:szCs w:val="20"/>
          <w:lang w:val="en-US"/>
        </w:rPr>
        <w:t xml:space="preserve"> filtering at 300 Hz and</w:t>
      </w:r>
      <w:r w:rsidR="00486ACA">
        <w:rPr>
          <w:rFonts w:ascii="DejaVuSans" w:hAnsi="DejaVuSans" w:cs="DejaVuSans"/>
          <w:color w:val="333E48"/>
          <w:sz w:val="20"/>
          <w:szCs w:val="20"/>
          <w:lang w:val="en-US"/>
        </w:rPr>
        <w:t xml:space="preserve"> </w:t>
      </w:r>
      <w:r w:rsidR="00486ACA" w:rsidRPr="00486ACA">
        <w:rPr>
          <w:rFonts w:ascii="DejaVuSans" w:hAnsi="DejaVuSans" w:cs="DejaVuSans"/>
          <w:color w:val="333E48"/>
          <w:sz w:val="20"/>
          <w:szCs w:val="20"/>
          <w:lang w:val="en-US"/>
        </w:rPr>
        <w:t xml:space="preserve">removal of eye blinks and </w:t>
      </w:r>
      <w:r w:rsidRPr="00486ACA">
        <w:rPr>
          <w:rFonts w:ascii="DejaVuSans" w:hAnsi="DejaVuSans" w:cs="DejaVuSans"/>
          <w:color w:val="333E48"/>
          <w:sz w:val="20"/>
          <w:szCs w:val="20"/>
          <w:lang w:val="en-US"/>
        </w:rPr>
        <w:t>heartbeats</w:t>
      </w:r>
      <w:r w:rsidR="00486ACA" w:rsidRPr="00486ACA">
        <w:rPr>
          <w:rFonts w:ascii="DejaVuSans" w:hAnsi="DejaVuSans" w:cs="DejaVuSans"/>
          <w:color w:val="333E48"/>
          <w:sz w:val="20"/>
          <w:szCs w:val="20"/>
          <w:lang w:val="en-US"/>
        </w:rPr>
        <w:t xml:space="preserve"> </w:t>
      </w:r>
      <w:r w:rsidR="00486ACA" w:rsidRPr="00486ACA">
        <w:rPr>
          <w:rFonts w:ascii="DejaVuSans" w:hAnsi="DejaVuSans" w:cs="DejaVuSans"/>
          <w:color w:val="333E48"/>
          <w:sz w:val="20"/>
          <w:szCs w:val="20"/>
          <w:lang w:val="en-US"/>
        </w:rPr>
        <w:lastRenderedPageBreak/>
        <w:t xml:space="preserve">using ICA. The preprocessing pipeline was automated during RB’s first research stay </w:t>
      </w:r>
      <w:r w:rsidR="009A40C4">
        <w:rPr>
          <w:rFonts w:ascii="DejaVuSans" w:hAnsi="DejaVuSans" w:cs="DejaVuSans"/>
          <w:color w:val="333E48"/>
          <w:sz w:val="20"/>
          <w:szCs w:val="20"/>
          <w:lang w:val="en-US"/>
        </w:rPr>
        <w:t>in the Fedorenko Lab</w:t>
      </w:r>
      <w:r w:rsidR="00486ACA" w:rsidRPr="00486ACA">
        <w:rPr>
          <w:rFonts w:ascii="DejaVuSans" w:hAnsi="DejaVuSans" w:cs="DejaVuSans"/>
          <w:color w:val="333E48"/>
          <w:sz w:val="20"/>
          <w:szCs w:val="20"/>
          <w:lang w:val="en-US"/>
        </w:rPr>
        <w:t xml:space="preserve"> (</w:t>
      </w:r>
      <w:r w:rsidR="009A40C4">
        <w:rPr>
          <w:rFonts w:ascii="DejaVuSans" w:hAnsi="DejaVuSans" w:cs="DejaVuSans"/>
          <w:color w:val="333E48"/>
          <w:sz w:val="20"/>
          <w:szCs w:val="20"/>
          <w:lang w:val="en-US"/>
        </w:rPr>
        <w:t xml:space="preserve">in </w:t>
      </w:r>
      <w:r w:rsidR="00486ACA" w:rsidRPr="00486ACA">
        <w:rPr>
          <w:rFonts w:ascii="DejaVuSans" w:hAnsi="DejaVuSans" w:cs="DejaVuSans"/>
          <w:color w:val="333E48"/>
          <w:sz w:val="20"/>
          <w:szCs w:val="20"/>
          <w:lang w:val="en-US"/>
        </w:rPr>
        <w:t>April-May 2019).</w:t>
      </w:r>
    </w:p>
    <w:p w14:paraId="6DDB7B9F" w14:textId="77777777" w:rsidR="00183AD3" w:rsidRDefault="00183AD3" w:rsidP="00486ACA">
      <w:pPr>
        <w:autoSpaceDE w:val="0"/>
        <w:autoSpaceDN w:val="0"/>
        <w:adjustRightInd w:val="0"/>
        <w:spacing w:after="0" w:line="240" w:lineRule="auto"/>
        <w:rPr>
          <w:rFonts w:ascii="DejaVuSans" w:hAnsi="DejaVuSans" w:cs="DejaVuSans"/>
          <w:color w:val="333E48"/>
          <w:sz w:val="20"/>
          <w:szCs w:val="20"/>
          <w:lang w:val="en-US"/>
        </w:rPr>
      </w:pPr>
    </w:p>
    <w:p w14:paraId="4A8A924A" w14:textId="35D160BD" w:rsidR="00C04C04" w:rsidRDefault="00486ACA" w:rsidP="008D0F12">
      <w:pPr>
        <w:autoSpaceDE w:val="0"/>
        <w:autoSpaceDN w:val="0"/>
        <w:adjustRightInd w:val="0"/>
        <w:spacing w:after="0" w:line="240" w:lineRule="auto"/>
        <w:rPr>
          <w:rFonts w:ascii="DejaVuSans" w:hAnsi="DejaVuSans" w:cs="DejaVuSans"/>
          <w:color w:val="333E48"/>
          <w:sz w:val="20"/>
          <w:szCs w:val="20"/>
          <w:lang w:val="en-US"/>
        </w:rPr>
      </w:pPr>
      <w:r w:rsidRPr="00901C9A">
        <w:rPr>
          <w:rFonts w:ascii="DejaVuSans" w:hAnsi="DejaVuSans" w:cs="DejaVuSans"/>
          <w:color w:val="333E48"/>
          <w:sz w:val="20"/>
          <w:szCs w:val="20"/>
          <w:highlight w:val="yellow"/>
          <w:lang w:val="en-US"/>
        </w:rPr>
        <w:t xml:space="preserve">Primary analyses will be performed in sensor space and will follow the </w:t>
      </w:r>
      <w:r w:rsidR="00FF39D0" w:rsidRPr="00901C9A">
        <w:rPr>
          <w:rFonts w:ascii="DejaVuSans" w:hAnsi="DejaVuSans" w:cs="DejaVuSans"/>
          <w:color w:val="333E48"/>
          <w:sz w:val="20"/>
          <w:szCs w:val="20"/>
          <w:highlight w:val="yellow"/>
          <w:lang w:val="en-US"/>
        </w:rPr>
        <w:t xml:space="preserve">general approach from </w:t>
      </w:r>
      <w:r w:rsidRPr="00901C9A">
        <w:rPr>
          <w:rFonts w:ascii="DejaVuSans" w:hAnsi="DejaVuSans" w:cs="DejaVuSans"/>
          <w:color w:val="333E48"/>
          <w:sz w:val="20"/>
          <w:szCs w:val="20"/>
          <w:highlight w:val="yellow"/>
          <w:lang w:val="en-US"/>
        </w:rPr>
        <w:t>Fedorenko et al., 2010</w:t>
      </w:r>
      <w:r w:rsidR="00D6352D" w:rsidRPr="00901C9A">
        <w:rPr>
          <w:rFonts w:ascii="DejaVuSans" w:hAnsi="DejaVuSans" w:cs="DejaVuSans"/>
          <w:color w:val="333E48"/>
          <w:sz w:val="20"/>
          <w:szCs w:val="20"/>
          <w:highlight w:val="yellow"/>
          <w:lang w:val="en-US"/>
        </w:rPr>
        <w:t xml:space="preserve">. </w:t>
      </w:r>
      <w:r w:rsidR="00481ADA" w:rsidRPr="00901C9A">
        <w:rPr>
          <w:rFonts w:ascii="DejaVuSans" w:hAnsi="DejaVuSans" w:cs="DejaVuSans"/>
          <w:color w:val="333E48"/>
          <w:sz w:val="20"/>
          <w:szCs w:val="20"/>
          <w:highlight w:val="yellow"/>
          <w:lang w:val="en-US"/>
        </w:rPr>
        <w:t>P</w:t>
      </w:r>
      <w:r w:rsidRPr="00901C9A">
        <w:rPr>
          <w:rFonts w:ascii="DejaVuSans" w:hAnsi="DejaVuSans" w:cs="DejaVuSans"/>
          <w:color w:val="333E48"/>
          <w:sz w:val="20"/>
          <w:szCs w:val="20"/>
          <w:highlight w:val="yellow"/>
          <w:lang w:val="en-US"/>
        </w:rPr>
        <w:t xml:space="preserve">rocessing will be performed using Brainstorm, an open-source MEG analysis toolbox </w:t>
      </w:r>
      <w:proofErr w:type="gramStart"/>
      <w:r w:rsidRPr="00901C9A">
        <w:rPr>
          <w:rFonts w:ascii="DejaVuSans" w:hAnsi="DejaVuSans" w:cs="DejaVuSans"/>
          <w:color w:val="333E48"/>
          <w:sz w:val="20"/>
          <w:szCs w:val="20"/>
          <w:highlight w:val="yellow"/>
          <w:lang w:val="en-US"/>
        </w:rPr>
        <w:t>which</w:t>
      </w:r>
      <w:proofErr w:type="gramEnd"/>
      <w:r w:rsidRPr="00901C9A">
        <w:rPr>
          <w:rFonts w:ascii="DejaVuSans" w:hAnsi="DejaVuSans" w:cs="DejaVuSans"/>
          <w:color w:val="333E48"/>
          <w:sz w:val="20"/>
          <w:szCs w:val="20"/>
          <w:highlight w:val="yellow"/>
          <w:lang w:val="en-US"/>
        </w:rPr>
        <w:t xml:space="preserve"> was co-</w:t>
      </w:r>
      <w:r w:rsidR="00D6352D" w:rsidRPr="00901C9A">
        <w:rPr>
          <w:rFonts w:ascii="DejaVuSans" w:hAnsi="DejaVuSans" w:cs="DejaVuSans"/>
          <w:color w:val="333E48"/>
          <w:sz w:val="20"/>
          <w:szCs w:val="20"/>
          <w:highlight w:val="yellow"/>
          <w:lang w:val="en-US"/>
        </w:rPr>
        <w:t xml:space="preserve">developed </w:t>
      </w:r>
      <w:r w:rsidRPr="00901C9A">
        <w:rPr>
          <w:rFonts w:ascii="DejaVuSans" w:hAnsi="DejaVuSans" w:cs="DejaVuSans"/>
          <w:color w:val="333E48"/>
          <w:sz w:val="20"/>
          <w:szCs w:val="20"/>
          <w:highlight w:val="yellow"/>
          <w:lang w:val="en-US"/>
        </w:rPr>
        <w:t xml:space="preserve">by </w:t>
      </w:r>
      <w:r w:rsidR="00D6352D" w:rsidRPr="00901C9A">
        <w:rPr>
          <w:rFonts w:ascii="DejaVuSans" w:hAnsi="DejaVuSans" w:cs="DejaVuSans"/>
          <w:color w:val="333E48"/>
          <w:sz w:val="20"/>
          <w:szCs w:val="20"/>
          <w:highlight w:val="yellow"/>
          <w:lang w:val="en-US"/>
        </w:rPr>
        <w:t>Pantazis</w:t>
      </w:r>
      <w:r w:rsidRPr="00901C9A">
        <w:rPr>
          <w:rFonts w:ascii="DejaVuSans" w:hAnsi="DejaVuSans" w:cs="DejaVuSans"/>
          <w:color w:val="333E48"/>
          <w:sz w:val="20"/>
          <w:szCs w:val="20"/>
          <w:highlight w:val="yellow"/>
          <w:lang w:val="en-US"/>
        </w:rPr>
        <w:t xml:space="preserve">. First, we will </w:t>
      </w:r>
      <w:r w:rsidR="00483E45" w:rsidRPr="00901C9A">
        <w:rPr>
          <w:rFonts w:ascii="DejaVuSans" w:hAnsi="DejaVuSans" w:cs="DejaVuSans"/>
          <w:color w:val="333E48"/>
          <w:sz w:val="20"/>
          <w:szCs w:val="20"/>
          <w:highlight w:val="yellow"/>
          <w:lang w:val="en-US"/>
        </w:rPr>
        <w:t>establish that using MEG, we are able to robustly identify language-responsive regions at the single-</w:t>
      </w:r>
      <w:del w:id="12" w:author="Evelina Fedorenko" w:date="2019-09-11T13:26:00Z">
        <w:r w:rsidR="00483E45" w:rsidRPr="00901C9A" w:rsidDel="00901C9A">
          <w:rPr>
            <w:rFonts w:ascii="DejaVuSans" w:hAnsi="DejaVuSans" w:cs="DejaVuSans"/>
            <w:color w:val="333E48"/>
            <w:sz w:val="20"/>
            <w:szCs w:val="20"/>
            <w:highlight w:val="yellow"/>
            <w:lang w:val="en-US"/>
          </w:rPr>
          <w:delText xml:space="preserve">subject </w:delText>
        </w:r>
      </w:del>
      <w:ins w:id="13" w:author="Evelina Fedorenko" w:date="2019-09-11T13:26:00Z">
        <w:r w:rsidR="00901C9A">
          <w:rPr>
            <w:rFonts w:ascii="DejaVuSans" w:hAnsi="DejaVuSans" w:cs="DejaVuSans"/>
            <w:color w:val="333E48"/>
            <w:sz w:val="20"/>
            <w:szCs w:val="20"/>
            <w:highlight w:val="yellow"/>
            <w:lang w:val="en-US"/>
          </w:rPr>
          <w:t>participant</w:t>
        </w:r>
        <w:r w:rsidR="00901C9A" w:rsidRPr="00901C9A">
          <w:rPr>
            <w:rFonts w:ascii="DejaVuSans" w:hAnsi="DejaVuSans" w:cs="DejaVuSans"/>
            <w:color w:val="333E48"/>
            <w:sz w:val="20"/>
            <w:szCs w:val="20"/>
            <w:highlight w:val="yellow"/>
            <w:lang w:val="en-US"/>
          </w:rPr>
          <w:t xml:space="preserve"> </w:t>
        </w:r>
      </w:ins>
      <w:r w:rsidR="00483E45" w:rsidRPr="00901C9A">
        <w:rPr>
          <w:rFonts w:ascii="DejaVuSans" w:hAnsi="DejaVuSans" w:cs="DejaVuSans"/>
          <w:color w:val="333E48"/>
          <w:sz w:val="20"/>
          <w:szCs w:val="20"/>
          <w:highlight w:val="yellow"/>
          <w:lang w:val="en-US"/>
        </w:rPr>
        <w:t>level and demonstrate</w:t>
      </w:r>
      <w:r w:rsidR="00B9578E" w:rsidRPr="00901C9A">
        <w:rPr>
          <w:rFonts w:ascii="DejaVuSans" w:hAnsi="DejaVuSans" w:cs="DejaVuSans"/>
          <w:color w:val="333E48"/>
          <w:sz w:val="20"/>
          <w:szCs w:val="20"/>
          <w:highlight w:val="yellow"/>
          <w:lang w:val="en-US"/>
        </w:rPr>
        <w:t xml:space="preserve"> that</w:t>
      </w:r>
      <w:ins w:id="14" w:author="Evelina Fedorenko" w:date="2019-09-11T13:26:00Z">
        <w:r w:rsidR="00901C9A">
          <w:rPr>
            <w:rFonts w:ascii="DejaVuSans" w:hAnsi="DejaVuSans" w:cs="DejaVuSans"/>
            <w:color w:val="333E48"/>
            <w:sz w:val="20"/>
            <w:szCs w:val="20"/>
            <w:highlight w:val="yellow"/>
            <w:lang w:val="en-US"/>
          </w:rPr>
          <w:t xml:space="preserve"> </w:t>
        </w:r>
      </w:ins>
      <w:r w:rsidR="00483E45" w:rsidRPr="00901C9A">
        <w:rPr>
          <w:rFonts w:ascii="DejaVuSans" w:hAnsi="DejaVuSans" w:cs="DejaVuSans"/>
          <w:color w:val="333E48"/>
          <w:sz w:val="20"/>
          <w:szCs w:val="20"/>
          <w:highlight w:val="yellow"/>
          <w:lang w:val="en-US"/>
        </w:rPr>
        <w:t>the i</w:t>
      </w:r>
      <w:r w:rsidR="00761D88" w:rsidRPr="00901C9A">
        <w:rPr>
          <w:rFonts w:ascii="DejaVuSans" w:hAnsi="DejaVuSans" w:cs="DejaVuSans"/>
          <w:color w:val="333E48"/>
          <w:sz w:val="20"/>
          <w:szCs w:val="20"/>
          <w:highlight w:val="yellow"/>
          <w:lang w:val="en-US"/>
        </w:rPr>
        <w:t>ncrease in sensi</w:t>
      </w:r>
      <w:ins w:id="15" w:author="Evelina Fedorenko" w:date="2019-09-11T13:26:00Z">
        <w:r w:rsidR="00901C9A">
          <w:rPr>
            <w:rFonts w:ascii="DejaVuSans" w:hAnsi="DejaVuSans" w:cs="DejaVuSans"/>
            <w:color w:val="333E48"/>
            <w:sz w:val="20"/>
            <w:szCs w:val="20"/>
            <w:highlight w:val="yellow"/>
            <w:lang w:val="en-US"/>
          </w:rPr>
          <w:t>ti</w:t>
        </w:r>
      </w:ins>
      <w:r w:rsidR="00761D88" w:rsidRPr="00901C9A">
        <w:rPr>
          <w:rFonts w:ascii="DejaVuSans" w:hAnsi="DejaVuSans" w:cs="DejaVuSans"/>
          <w:color w:val="333E48"/>
          <w:sz w:val="20"/>
          <w:szCs w:val="20"/>
          <w:highlight w:val="yellow"/>
          <w:lang w:val="en-US"/>
        </w:rPr>
        <w:t>vity using</w:t>
      </w:r>
      <w:ins w:id="16" w:author="Evelina Fedorenko" w:date="2019-09-11T13:26:00Z">
        <w:r w:rsidR="00901C9A">
          <w:rPr>
            <w:rFonts w:ascii="DejaVuSans" w:hAnsi="DejaVuSans" w:cs="DejaVuSans"/>
            <w:color w:val="333E48"/>
            <w:sz w:val="20"/>
            <w:szCs w:val="20"/>
            <w:highlight w:val="yellow"/>
            <w:lang w:val="en-US"/>
          </w:rPr>
          <w:t xml:space="preserve"> </w:t>
        </w:r>
      </w:ins>
      <w:r w:rsidR="00C1285B" w:rsidRPr="00901C9A">
        <w:rPr>
          <w:rFonts w:ascii="DejaVuSans" w:hAnsi="DejaVuSans" w:cs="DejaVuSans"/>
          <w:color w:val="333E48"/>
          <w:sz w:val="20"/>
          <w:szCs w:val="20"/>
          <w:highlight w:val="yellow"/>
          <w:lang w:val="en-US"/>
        </w:rPr>
        <w:t xml:space="preserve">the individual-subjects functional localization approach </w:t>
      </w:r>
      <w:r w:rsidR="00761D88" w:rsidRPr="00901C9A">
        <w:rPr>
          <w:rFonts w:ascii="DejaVuSans" w:hAnsi="DejaVuSans" w:cs="DejaVuSans"/>
          <w:color w:val="333E48"/>
          <w:sz w:val="20"/>
          <w:szCs w:val="20"/>
          <w:highlight w:val="yellow"/>
          <w:lang w:val="en-US"/>
        </w:rPr>
        <w:t>compared to</w:t>
      </w:r>
      <w:r w:rsidR="00C1285B" w:rsidRPr="00901C9A">
        <w:rPr>
          <w:rFonts w:ascii="DejaVuSans" w:hAnsi="DejaVuSans" w:cs="DejaVuSans"/>
          <w:color w:val="333E48"/>
          <w:sz w:val="20"/>
          <w:szCs w:val="20"/>
          <w:highlight w:val="yellow"/>
          <w:lang w:val="en-US"/>
        </w:rPr>
        <w:t xml:space="preserve"> a traditional group-level analysis </w:t>
      </w:r>
      <w:r w:rsidR="008D0F12" w:rsidRPr="00901C9A">
        <w:rPr>
          <w:rFonts w:ascii="DejaVuSans" w:hAnsi="DejaVuSans" w:cs="DejaVuSans"/>
          <w:color w:val="333E48"/>
          <w:sz w:val="20"/>
          <w:szCs w:val="20"/>
          <w:highlight w:val="yellow"/>
          <w:lang w:val="en-US"/>
        </w:rPr>
        <w:t>(separate analyses will be performed for magnetometers and gradiometers)</w:t>
      </w:r>
      <w:r w:rsidR="00C1285B" w:rsidRPr="00901C9A">
        <w:rPr>
          <w:rFonts w:ascii="DejaVuSans" w:hAnsi="DejaVuSans" w:cs="DejaVuSans"/>
          <w:color w:val="333E48"/>
          <w:sz w:val="20"/>
          <w:szCs w:val="20"/>
          <w:highlight w:val="yellow"/>
          <w:lang w:val="en-US"/>
        </w:rPr>
        <w:t>. To do this, we will run the data through two parallel analysis streams. In both streams, the data in each individual will be divided in half (odd- vs. even-numbered trials</w:t>
      </w:r>
      <w:r w:rsidR="00963EF9" w:rsidRPr="00901C9A">
        <w:rPr>
          <w:rFonts w:ascii="DejaVuSans" w:hAnsi="DejaVuSans" w:cs="DejaVuSans"/>
          <w:color w:val="333E48"/>
          <w:sz w:val="20"/>
          <w:szCs w:val="20"/>
          <w:highlight w:val="yellow"/>
          <w:lang w:val="en-US"/>
        </w:rPr>
        <w:t>, as in Fedorenko et al., 2010</w:t>
      </w:r>
      <w:r w:rsidR="00C1285B" w:rsidRPr="00901C9A">
        <w:rPr>
          <w:rFonts w:ascii="DejaVuSans" w:hAnsi="DejaVuSans" w:cs="DejaVuSans"/>
          <w:color w:val="333E48"/>
          <w:sz w:val="20"/>
          <w:szCs w:val="20"/>
          <w:highlight w:val="yellow"/>
          <w:lang w:val="en-US"/>
        </w:rPr>
        <w:t xml:space="preserve">). </w:t>
      </w:r>
      <w:r w:rsidR="007E70C2" w:rsidRPr="00901C9A">
        <w:rPr>
          <w:rFonts w:ascii="DejaVuSans" w:hAnsi="DejaVuSans" w:cs="DejaVuSans"/>
          <w:color w:val="333E48"/>
          <w:sz w:val="20"/>
          <w:szCs w:val="20"/>
          <w:highlight w:val="yellow"/>
          <w:lang w:val="en-US"/>
        </w:rPr>
        <w:t>W</w:t>
      </w:r>
      <w:del w:id="17" w:author="Rose Bruffaerts" w:date="2019-09-04T12:16:00Z">
        <w:r w:rsidR="007E70C2" w:rsidRPr="00901C9A" w:rsidDel="007E70C2">
          <w:rPr>
            <w:rFonts w:ascii="DejaVuSans" w:hAnsi="DejaVuSans" w:cs="DejaVuSans"/>
            <w:color w:val="333E48"/>
            <w:sz w:val="20"/>
            <w:szCs w:val="20"/>
            <w:highlight w:val="yellow"/>
            <w:lang w:val="en-US"/>
          </w:rPr>
          <w:delText>w</w:delText>
        </w:r>
      </w:del>
      <w:r w:rsidR="007E70C2" w:rsidRPr="00901C9A">
        <w:rPr>
          <w:rFonts w:ascii="DejaVuSans" w:hAnsi="DejaVuSans" w:cs="DejaVuSans"/>
          <w:color w:val="333E48"/>
          <w:sz w:val="20"/>
          <w:szCs w:val="20"/>
          <w:highlight w:val="yellow"/>
          <w:lang w:val="en-US"/>
        </w:rPr>
        <w:t xml:space="preserve">e will directly evaluate the stability of the language responses within individuals across time </w:t>
      </w:r>
      <w:commentRangeStart w:id="18"/>
      <w:r w:rsidR="007E70C2" w:rsidRPr="00901C9A">
        <w:rPr>
          <w:rFonts w:ascii="DejaVuSans" w:hAnsi="DejaVuSans" w:cs="DejaVuSans"/>
          <w:color w:val="333E48"/>
          <w:sz w:val="20"/>
          <w:szCs w:val="20"/>
          <w:highlight w:val="yellow"/>
          <w:lang w:val="en-US"/>
        </w:rPr>
        <w:t>and acro</w:t>
      </w:r>
      <w:r w:rsidR="00CD7B37" w:rsidRPr="00901C9A">
        <w:rPr>
          <w:rFonts w:ascii="DejaVuSans" w:hAnsi="DejaVuSans" w:cs="DejaVuSans"/>
          <w:color w:val="333E48"/>
          <w:sz w:val="20"/>
          <w:szCs w:val="20"/>
          <w:highlight w:val="yellow"/>
          <w:lang w:val="en-US"/>
        </w:rPr>
        <w:t>ss frequency bands</w:t>
      </w:r>
      <w:r w:rsidR="007E70C2" w:rsidRPr="00901C9A">
        <w:rPr>
          <w:rFonts w:ascii="DejaVuSans" w:hAnsi="DejaVuSans" w:cs="DejaVuSans"/>
          <w:color w:val="333E48"/>
          <w:sz w:val="20"/>
          <w:szCs w:val="20"/>
          <w:highlight w:val="yellow"/>
          <w:lang w:val="en-US"/>
        </w:rPr>
        <w:t xml:space="preserve"> </w:t>
      </w:r>
      <w:commentRangeEnd w:id="18"/>
      <w:r w:rsidR="00A55A8E">
        <w:rPr>
          <w:rStyle w:val="CommentReference"/>
        </w:rPr>
        <w:commentReference w:id="18"/>
      </w:r>
      <w:r w:rsidR="007E70C2" w:rsidRPr="00901C9A">
        <w:rPr>
          <w:rFonts w:ascii="DejaVuSans" w:hAnsi="DejaVuSans" w:cs="DejaVuSans"/>
          <w:color w:val="333E48"/>
          <w:sz w:val="20"/>
          <w:szCs w:val="20"/>
          <w:highlight w:val="yellow"/>
          <w:lang w:val="en-US"/>
        </w:rPr>
        <w:t>(i.e., between the odd- vs. even-numbered trials). We will do this in two ways: a) by identifying sensors that show a significant sentences&gt;</w:t>
      </w:r>
      <w:proofErr w:type="spellStart"/>
      <w:r w:rsidR="007E70C2" w:rsidRPr="00901C9A">
        <w:rPr>
          <w:rFonts w:ascii="DejaVuSans" w:hAnsi="DejaVuSans" w:cs="DejaVuSans"/>
          <w:color w:val="333E48"/>
          <w:sz w:val="20"/>
          <w:szCs w:val="20"/>
          <w:highlight w:val="yellow"/>
          <w:lang w:val="en-US"/>
        </w:rPr>
        <w:t>nonwords</w:t>
      </w:r>
      <w:proofErr w:type="spellEnd"/>
      <w:r w:rsidR="007E70C2" w:rsidRPr="00901C9A">
        <w:rPr>
          <w:rFonts w:ascii="DejaVuSans" w:hAnsi="DejaVuSans" w:cs="DejaVuSans"/>
          <w:color w:val="333E48"/>
          <w:sz w:val="20"/>
          <w:szCs w:val="20"/>
          <w:highlight w:val="yellow"/>
          <w:lang w:val="en-US"/>
        </w:rPr>
        <w:t xml:space="preserve"> effect (at some fixed significance threshold) in each half of the data and computing the overlap between these relative to the sum of all sensors showing a significant sentences&gt;</w:t>
      </w:r>
      <w:proofErr w:type="spellStart"/>
      <w:r w:rsidR="007E70C2" w:rsidRPr="00901C9A">
        <w:rPr>
          <w:rFonts w:ascii="DejaVuSans" w:hAnsi="DejaVuSans" w:cs="DejaVuSans"/>
          <w:color w:val="333E48"/>
          <w:sz w:val="20"/>
          <w:szCs w:val="20"/>
          <w:highlight w:val="yellow"/>
          <w:lang w:val="en-US"/>
        </w:rPr>
        <w:t>nonwords</w:t>
      </w:r>
      <w:proofErr w:type="spellEnd"/>
      <w:r w:rsidR="007E70C2" w:rsidRPr="00901C9A">
        <w:rPr>
          <w:rFonts w:ascii="DejaVuSans" w:hAnsi="DejaVuSans" w:cs="DejaVuSans"/>
          <w:color w:val="333E48"/>
          <w:sz w:val="20"/>
          <w:szCs w:val="20"/>
          <w:highlight w:val="yellow"/>
          <w:lang w:val="en-US"/>
        </w:rPr>
        <w:t xml:space="preserve"> effect; and b) by correlating the size of the sentences&gt;</w:t>
      </w:r>
      <w:proofErr w:type="spellStart"/>
      <w:r w:rsidR="007E70C2" w:rsidRPr="00901C9A">
        <w:rPr>
          <w:rFonts w:ascii="DejaVuSans" w:hAnsi="DejaVuSans" w:cs="DejaVuSans"/>
          <w:color w:val="333E48"/>
          <w:sz w:val="20"/>
          <w:szCs w:val="20"/>
          <w:highlight w:val="yellow"/>
          <w:lang w:val="en-US"/>
        </w:rPr>
        <w:t>nonwords</w:t>
      </w:r>
      <w:proofErr w:type="spellEnd"/>
      <w:r w:rsidR="007E70C2" w:rsidRPr="00901C9A">
        <w:rPr>
          <w:rFonts w:ascii="DejaVuSans" w:hAnsi="DejaVuSans" w:cs="DejaVuSans"/>
          <w:color w:val="333E48"/>
          <w:sz w:val="20"/>
          <w:szCs w:val="20"/>
          <w:highlight w:val="yellow"/>
          <w:lang w:val="en-US"/>
        </w:rPr>
        <w:t xml:space="preserve"> effect across all sensors within each individual</w:t>
      </w:r>
      <w:r w:rsidR="00CD7B37" w:rsidRPr="00901C9A">
        <w:rPr>
          <w:rFonts w:ascii="DejaVuSans" w:hAnsi="DejaVuSans" w:cs="DejaVuSans"/>
          <w:color w:val="333E48"/>
          <w:sz w:val="20"/>
          <w:szCs w:val="20"/>
          <w:highlight w:val="yellow"/>
          <w:lang w:val="en-US"/>
        </w:rPr>
        <w:t xml:space="preserve"> between the </w:t>
      </w:r>
      <w:ins w:id="19" w:author="Evelina Fedorenko" w:date="2019-09-11T14:21:00Z">
        <w:r w:rsidR="00A0713D">
          <w:rPr>
            <w:rFonts w:ascii="DejaVuSans" w:hAnsi="DejaVuSans" w:cs="DejaVuSans"/>
            <w:color w:val="333E48"/>
            <w:sz w:val="20"/>
            <w:szCs w:val="20"/>
            <w:highlight w:val="yellow"/>
            <w:lang w:val="en-US"/>
          </w:rPr>
          <w:t>two</w:t>
        </w:r>
      </w:ins>
      <w:del w:id="20" w:author="Evelina Fedorenko" w:date="2019-09-11T14:21:00Z">
        <w:r w:rsidR="00CD7B37" w:rsidRPr="00901C9A" w:rsidDel="00A0713D">
          <w:rPr>
            <w:rFonts w:ascii="DejaVuSans" w:hAnsi="DejaVuSans" w:cs="DejaVuSans"/>
            <w:color w:val="333E48"/>
            <w:sz w:val="20"/>
            <w:szCs w:val="20"/>
            <w:highlight w:val="yellow"/>
            <w:lang w:val="en-US"/>
          </w:rPr>
          <w:delText>2</w:delText>
        </w:r>
      </w:del>
      <w:r w:rsidR="00CD7B37" w:rsidRPr="00901C9A">
        <w:rPr>
          <w:rFonts w:ascii="DejaVuSans" w:hAnsi="DejaVuSans" w:cs="DejaVuSans"/>
          <w:color w:val="333E48"/>
          <w:sz w:val="20"/>
          <w:szCs w:val="20"/>
          <w:highlight w:val="yellow"/>
          <w:lang w:val="en-US"/>
        </w:rPr>
        <w:t xml:space="preserve"> halves of the data</w:t>
      </w:r>
      <w:r w:rsidR="007E70C2" w:rsidRPr="00901C9A">
        <w:rPr>
          <w:rFonts w:ascii="DejaVuSans" w:hAnsi="DejaVuSans" w:cs="DejaVuSans"/>
          <w:color w:val="333E48"/>
          <w:sz w:val="20"/>
          <w:szCs w:val="20"/>
          <w:highlight w:val="yellow"/>
          <w:lang w:val="en-US"/>
        </w:rPr>
        <w:t xml:space="preserve">. </w:t>
      </w:r>
      <w:r w:rsidR="00C1285B" w:rsidRPr="00901C9A">
        <w:rPr>
          <w:rFonts w:ascii="DejaVuSans" w:hAnsi="DejaVuSans" w:cs="DejaVuSans"/>
          <w:color w:val="333E48"/>
          <w:sz w:val="20"/>
          <w:szCs w:val="20"/>
          <w:highlight w:val="yellow"/>
          <w:lang w:val="en-US"/>
        </w:rPr>
        <w:t xml:space="preserve">Further, in the individual-subjects stream, the data from the odd-numbered trials will be used to define sensors of interest in each participant individually. In particular, </w:t>
      </w:r>
      <w:r w:rsidRPr="00901C9A">
        <w:rPr>
          <w:rFonts w:ascii="DejaVuSans" w:hAnsi="DejaVuSans" w:cs="DejaVuSans"/>
          <w:color w:val="333E48"/>
          <w:sz w:val="20"/>
          <w:szCs w:val="20"/>
          <w:highlight w:val="yellow"/>
          <w:lang w:val="en-US"/>
        </w:rPr>
        <w:t xml:space="preserve">we will </w:t>
      </w:r>
      <w:r w:rsidR="00340C19" w:rsidRPr="00901C9A">
        <w:rPr>
          <w:rFonts w:ascii="DejaVuSans" w:hAnsi="DejaVuSans" w:cs="DejaVuSans"/>
          <w:color w:val="333E48"/>
          <w:sz w:val="20"/>
          <w:szCs w:val="20"/>
          <w:highlight w:val="yellow"/>
          <w:lang w:val="en-US"/>
        </w:rPr>
        <w:t xml:space="preserve">take </w:t>
      </w:r>
      <w:r w:rsidRPr="00901C9A">
        <w:rPr>
          <w:rFonts w:ascii="DejaVuSans" w:hAnsi="DejaVuSans" w:cs="DejaVuSans"/>
          <w:color w:val="333E48"/>
          <w:sz w:val="20"/>
          <w:szCs w:val="20"/>
          <w:highlight w:val="yellow"/>
          <w:lang w:val="en-US"/>
        </w:rPr>
        <w:t xml:space="preserve">the 10% sensors </w:t>
      </w:r>
      <w:r w:rsidR="00340C19" w:rsidRPr="00901C9A">
        <w:rPr>
          <w:rFonts w:ascii="DejaVuSans" w:hAnsi="DejaVuSans" w:cs="DejaVuSans"/>
          <w:color w:val="333E48"/>
          <w:sz w:val="20"/>
          <w:szCs w:val="20"/>
          <w:highlight w:val="yellow"/>
          <w:lang w:val="en-US"/>
        </w:rPr>
        <w:t>that show the sentences&gt;</w:t>
      </w:r>
      <w:proofErr w:type="spellStart"/>
      <w:r w:rsidR="00340C19" w:rsidRPr="00901C9A">
        <w:rPr>
          <w:rFonts w:ascii="DejaVuSans" w:hAnsi="DejaVuSans" w:cs="DejaVuSans"/>
          <w:color w:val="333E48"/>
          <w:sz w:val="20"/>
          <w:szCs w:val="20"/>
          <w:highlight w:val="yellow"/>
          <w:lang w:val="en-US"/>
        </w:rPr>
        <w:t>nonwords</w:t>
      </w:r>
      <w:proofErr w:type="spellEnd"/>
      <w:r w:rsidR="00340C19" w:rsidRPr="00901C9A">
        <w:rPr>
          <w:rFonts w:ascii="DejaVuSans" w:hAnsi="DejaVuSans" w:cs="DejaVuSans"/>
          <w:color w:val="333E48"/>
          <w:sz w:val="20"/>
          <w:szCs w:val="20"/>
          <w:highlight w:val="yellow"/>
          <w:lang w:val="en-US"/>
        </w:rPr>
        <w:t xml:space="preserve"> effect most robustly. In the group-analysis stream, the data from the odd numbered trials will be averaged across participants, and the top 10% of sensors will be defined based on this group map.</w:t>
      </w:r>
      <w:r w:rsidR="00137FB0" w:rsidRPr="00901C9A">
        <w:rPr>
          <w:rFonts w:ascii="DejaVuSans" w:hAnsi="DejaVuSans" w:cs="DejaVuSans"/>
          <w:color w:val="333E48"/>
          <w:sz w:val="20"/>
          <w:szCs w:val="20"/>
          <w:highlight w:val="yellow"/>
          <w:lang w:val="en-US"/>
        </w:rPr>
        <w:t xml:space="preserve"> Then, in the critical step,</w:t>
      </w:r>
      <w:r w:rsidR="008D0F12" w:rsidRPr="00901C9A">
        <w:rPr>
          <w:rFonts w:ascii="DejaVuSans" w:hAnsi="DejaVuSans" w:cs="DejaVuSans"/>
          <w:color w:val="333E48"/>
          <w:sz w:val="20"/>
          <w:szCs w:val="20"/>
          <w:highlight w:val="yellow"/>
          <w:lang w:val="en-US"/>
        </w:rPr>
        <w:t xml:space="preserve"> the responses to the sentences and </w:t>
      </w:r>
      <w:proofErr w:type="spellStart"/>
      <w:r w:rsidR="008D0F12" w:rsidRPr="00901C9A">
        <w:rPr>
          <w:rFonts w:ascii="DejaVuSans" w:hAnsi="DejaVuSans" w:cs="DejaVuSans"/>
          <w:color w:val="333E48"/>
          <w:sz w:val="20"/>
          <w:szCs w:val="20"/>
          <w:highlight w:val="yellow"/>
          <w:lang w:val="en-US"/>
        </w:rPr>
        <w:t>nonwords</w:t>
      </w:r>
      <w:proofErr w:type="spellEnd"/>
      <w:r w:rsidR="008D0F12" w:rsidRPr="00901C9A">
        <w:rPr>
          <w:rFonts w:ascii="DejaVuSans" w:hAnsi="DejaVuSans" w:cs="DejaVuSans"/>
          <w:color w:val="333E48"/>
          <w:sz w:val="20"/>
          <w:szCs w:val="20"/>
          <w:highlight w:val="yellow"/>
          <w:lang w:val="en-US"/>
        </w:rPr>
        <w:t xml:space="preserve"> conditions will be extracted from the even-numbered trials using the participant-specific sensors of interest (in the individual-subjects stream) or the group-level sensors of interest (in the group-analysis stream). The effect sizes will then be compared between these two approaches. </w:t>
      </w:r>
      <w:ins w:id="21" w:author="Evelina Fedorenko" w:date="2019-09-11T14:24:00Z">
        <w:r w:rsidR="00FD022B">
          <w:rPr>
            <w:rFonts w:ascii="DejaVuSans" w:hAnsi="DejaVuSans" w:cs="DejaVuSans"/>
            <w:color w:val="333E48"/>
            <w:sz w:val="20"/>
            <w:szCs w:val="20"/>
            <w:highlight w:val="yellow"/>
            <w:lang w:val="en-US"/>
          </w:rPr>
          <w:t>T</w:t>
        </w:r>
      </w:ins>
      <w:del w:id="22" w:author="Evelina Fedorenko" w:date="2019-09-11T14:23:00Z">
        <w:r w:rsidRPr="00901C9A" w:rsidDel="00CE719D">
          <w:rPr>
            <w:rFonts w:ascii="DejaVuSans" w:hAnsi="DejaVuSans" w:cs="DejaVuSans"/>
            <w:color w:val="333E48"/>
            <w:sz w:val="20"/>
            <w:szCs w:val="20"/>
            <w:highlight w:val="yellow"/>
            <w:lang w:val="en-US"/>
          </w:rPr>
          <w:delText>T</w:delText>
        </w:r>
      </w:del>
      <w:r w:rsidRPr="00901C9A">
        <w:rPr>
          <w:rFonts w:ascii="DejaVuSans" w:hAnsi="DejaVuSans" w:cs="DejaVuSans"/>
          <w:color w:val="333E48"/>
          <w:sz w:val="20"/>
          <w:szCs w:val="20"/>
          <w:highlight w:val="yellow"/>
          <w:lang w:val="en-US"/>
        </w:rPr>
        <w:t xml:space="preserve">hird, </w:t>
      </w:r>
      <w:r w:rsidR="008D0B73" w:rsidRPr="00901C9A">
        <w:rPr>
          <w:rFonts w:ascii="DejaVuSans" w:hAnsi="DejaVuSans" w:cs="DejaVuSans"/>
          <w:color w:val="333E48"/>
          <w:sz w:val="20"/>
          <w:szCs w:val="20"/>
          <w:highlight w:val="yellow"/>
          <w:lang w:val="en-US"/>
        </w:rPr>
        <w:t xml:space="preserve">among the language-responsive sensors, </w:t>
      </w:r>
      <w:r w:rsidRPr="00901C9A">
        <w:rPr>
          <w:rFonts w:ascii="DejaVuSans" w:hAnsi="DejaVuSans" w:cs="DejaVuSans"/>
          <w:color w:val="333E48"/>
          <w:sz w:val="20"/>
          <w:szCs w:val="20"/>
          <w:highlight w:val="yellow"/>
          <w:lang w:val="en-US"/>
        </w:rPr>
        <w:t xml:space="preserve">we will </w:t>
      </w:r>
      <w:r w:rsidR="008D0B73" w:rsidRPr="00901C9A">
        <w:rPr>
          <w:rFonts w:ascii="DejaVuSans" w:hAnsi="DejaVuSans" w:cs="DejaVuSans"/>
          <w:color w:val="333E48"/>
          <w:sz w:val="20"/>
          <w:szCs w:val="20"/>
          <w:highlight w:val="yellow"/>
          <w:lang w:val="en-US"/>
        </w:rPr>
        <w:t>search for sensors that show an</w:t>
      </w:r>
      <w:ins w:id="23" w:author="Evelina Fedorenko" w:date="2019-09-11T14:23:00Z">
        <w:r w:rsidR="004B788A">
          <w:rPr>
            <w:rFonts w:ascii="DejaVuSans" w:hAnsi="DejaVuSans" w:cs="DejaVuSans"/>
            <w:color w:val="333E48"/>
            <w:sz w:val="20"/>
            <w:szCs w:val="20"/>
            <w:highlight w:val="yellow"/>
            <w:lang w:val="en-US"/>
          </w:rPr>
          <w:t xml:space="preserve"> activity</w:t>
        </w:r>
      </w:ins>
      <w:r w:rsidR="008D0B73" w:rsidRPr="00901C9A">
        <w:rPr>
          <w:rFonts w:ascii="DejaVuSans" w:hAnsi="DejaVuSans" w:cs="DejaVuSans"/>
          <w:color w:val="333E48"/>
          <w:sz w:val="20"/>
          <w:szCs w:val="20"/>
          <w:highlight w:val="yellow"/>
          <w:lang w:val="en-US"/>
        </w:rPr>
        <w:t xml:space="preserve"> increase </w:t>
      </w:r>
      <w:del w:id="24" w:author="Evelina Fedorenko" w:date="2019-09-11T14:24:00Z">
        <w:r w:rsidR="008D0B73" w:rsidRPr="00901C9A" w:rsidDel="004B788A">
          <w:rPr>
            <w:rFonts w:ascii="DejaVuSans" w:hAnsi="DejaVuSans" w:cs="DejaVuSans"/>
            <w:color w:val="333E48"/>
            <w:sz w:val="20"/>
            <w:szCs w:val="20"/>
            <w:highlight w:val="yellow"/>
            <w:lang w:val="en-US"/>
          </w:rPr>
          <w:delText xml:space="preserve">in activity </w:delText>
        </w:r>
      </w:del>
      <w:r w:rsidR="008D0B73" w:rsidRPr="00901C9A">
        <w:rPr>
          <w:rFonts w:ascii="DejaVuSans" w:hAnsi="DejaVuSans" w:cs="DejaVuSans"/>
          <w:color w:val="333E48"/>
          <w:sz w:val="20"/>
          <w:szCs w:val="20"/>
          <w:highlight w:val="yellow"/>
          <w:lang w:val="en-US"/>
        </w:rPr>
        <w:t>over the course of the sentence</w:t>
      </w:r>
      <w:ins w:id="25" w:author="Evelina Fedorenko" w:date="2019-09-11T14:24:00Z">
        <w:r w:rsidR="00CC04A9">
          <w:rPr>
            <w:rFonts w:ascii="DejaVuSans" w:hAnsi="DejaVuSans" w:cs="DejaVuSans"/>
            <w:color w:val="333E48"/>
            <w:sz w:val="20"/>
            <w:szCs w:val="20"/>
            <w:highlight w:val="yellow"/>
            <w:lang w:val="en-US"/>
          </w:rPr>
          <w:t xml:space="preserve">, as we found in </w:t>
        </w:r>
        <w:proofErr w:type="spellStart"/>
        <w:r w:rsidR="00CC04A9">
          <w:rPr>
            <w:rFonts w:ascii="DejaVuSans" w:hAnsi="DejaVuSans" w:cs="DejaVuSans"/>
            <w:color w:val="333E48"/>
            <w:sz w:val="20"/>
            <w:szCs w:val="20"/>
            <w:highlight w:val="yellow"/>
            <w:lang w:val="en-US"/>
          </w:rPr>
          <w:t>ECoG</w:t>
        </w:r>
      </w:ins>
      <w:proofErr w:type="spellEnd"/>
      <w:r w:rsidR="008D0B73" w:rsidRPr="00901C9A">
        <w:rPr>
          <w:rFonts w:ascii="DejaVuSans" w:hAnsi="DejaVuSans" w:cs="DejaVuSans"/>
          <w:color w:val="333E48"/>
          <w:sz w:val="20"/>
          <w:szCs w:val="20"/>
          <w:highlight w:val="yellow"/>
          <w:lang w:val="en-US"/>
        </w:rPr>
        <w:t xml:space="preserve"> (see</w:t>
      </w:r>
      <w:ins w:id="26" w:author="Evelina Fedorenko" w:date="2019-09-11T14:24:00Z">
        <w:r w:rsidR="00CC04A9">
          <w:rPr>
            <w:rFonts w:ascii="DejaVuSans" w:hAnsi="DejaVuSans" w:cs="DejaVuSans"/>
            <w:color w:val="333E48"/>
            <w:sz w:val="20"/>
            <w:szCs w:val="20"/>
            <w:highlight w:val="yellow"/>
            <w:lang w:val="en-US"/>
          </w:rPr>
          <w:t xml:space="preserve"> also</w:t>
        </w:r>
      </w:ins>
      <w:r w:rsidR="008D0B73" w:rsidRPr="00901C9A">
        <w:rPr>
          <w:rFonts w:ascii="DejaVuSans" w:hAnsi="DejaVuSans" w:cs="DejaVuSans"/>
          <w:color w:val="333E48"/>
          <w:sz w:val="20"/>
          <w:szCs w:val="20"/>
          <w:highlight w:val="yellow"/>
          <w:lang w:val="en-US"/>
        </w:rPr>
        <w:t xml:space="preserve"> </w:t>
      </w:r>
      <w:del w:id="27" w:author="Rose Bruffaerts" w:date="2019-09-04T12:15:00Z">
        <w:r w:rsidR="008D0B73" w:rsidRPr="00901C9A" w:rsidDel="007E70C2">
          <w:rPr>
            <w:rFonts w:ascii="DejaVuSans" w:hAnsi="DejaVuSans" w:cs="DejaVuSans"/>
            <w:color w:val="333E48"/>
            <w:sz w:val="20"/>
            <w:szCs w:val="20"/>
            <w:highlight w:val="yellow"/>
            <w:lang w:val="en-US"/>
          </w:rPr>
          <w:delText xml:space="preserve">*** </w:delText>
        </w:r>
      </w:del>
      <w:proofErr w:type="spellStart"/>
      <w:r w:rsidR="007E70C2" w:rsidRPr="00901C9A">
        <w:rPr>
          <w:rFonts w:ascii="DejaVuSans" w:hAnsi="DejaVuSans" w:cs="DejaVuSans"/>
          <w:color w:val="333E48"/>
          <w:sz w:val="20"/>
          <w:szCs w:val="20"/>
          <w:highlight w:val="yellow"/>
          <w:lang w:val="en-US"/>
        </w:rPr>
        <w:t>Hultén</w:t>
      </w:r>
      <w:proofErr w:type="spellEnd"/>
      <w:r w:rsidR="007E70C2" w:rsidRPr="00901C9A">
        <w:rPr>
          <w:rFonts w:ascii="DejaVuSans" w:hAnsi="DejaVuSans" w:cs="DejaVuSans"/>
          <w:color w:val="333E48"/>
          <w:sz w:val="20"/>
          <w:szCs w:val="20"/>
          <w:highlight w:val="yellow"/>
          <w:lang w:val="en-US"/>
        </w:rPr>
        <w:t xml:space="preserve"> et al., 2019</w:t>
      </w:r>
      <w:ins w:id="28" w:author="Evelina Fedorenko" w:date="2019-09-11T14:23:00Z">
        <w:r w:rsidR="004B788A">
          <w:rPr>
            <w:rFonts w:ascii="DejaVuSans" w:hAnsi="DejaVuSans" w:cs="DejaVuSans"/>
            <w:color w:val="333E48"/>
            <w:sz w:val="20"/>
            <w:szCs w:val="20"/>
            <w:highlight w:val="yellow"/>
            <w:lang w:val="en-US"/>
          </w:rPr>
          <w:t>,</w:t>
        </w:r>
      </w:ins>
      <w:r w:rsidR="007E70C2" w:rsidRPr="00901C9A">
        <w:rPr>
          <w:rFonts w:ascii="DejaVuSans" w:hAnsi="DejaVuSans" w:cs="DejaVuSans"/>
          <w:color w:val="333E48"/>
          <w:sz w:val="20"/>
          <w:szCs w:val="20"/>
          <w:highlight w:val="yellow"/>
          <w:lang w:val="en-US"/>
        </w:rPr>
        <w:t xml:space="preserve"> </w:t>
      </w:r>
      <w:r w:rsidR="008D0B73" w:rsidRPr="00901C9A">
        <w:rPr>
          <w:rFonts w:ascii="DejaVuSans" w:hAnsi="DejaVuSans" w:cs="DejaVuSans"/>
          <w:color w:val="333E48"/>
          <w:sz w:val="20"/>
          <w:szCs w:val="20"/>
          <w:highlight w:val="yellow"/>
          <w:lang w:val="en-US"/>
        </w:rPr>
        <w:t xml:space="preserve">for </w:t>
      </w:r>
      <w:ins w:id="29" w:author="Evelina Fedorenko" w:date="2019-09-11T14:23:00Z">
        <w:r w:rsidR="004B788A">
          <w:rPr>
            <w:rFonts w:ascii="DejaVuSans" w:hAnsi="DejaVuSans" w:cs="DejaVuSans"/>
            <w:color w:val="333E48"/>
            <w:sz w:val="20"/>
            <w:szCs w:val="20"/>
            <w:highlight w:val="yellow"/>
            <w:lang w:val="en-US"/>
          </w:rPr>
          <w:t xml:space="preserve">a </w:t>
        </w:r>
      </w:ins>
      <w:r w:rsidR="008D0B73" w:rsidRPr="00901C9A">
        <w:rPr>
          <w:rFonts w:ascii="DejaVuSans" w:hAnsi="DejaVuSans" w:cs="DejaVuSans"/>
          <w:color w:val="333E48"/>
          <w:sz w:val="20"/>
          <w:szCs w:val="20"/>
          <w:highlight w:val="yellow"/>
          <w:lang w:val="en-US"/>
        </w:rPr>
        <w:t xml:space="preserve">report of </w:t>
      </w:r>
      <w:ins w:id="30" w:author="Evelina Fedorenko" w:date="2019-09-11T14:24:00Z">
        <w:r w:rsidR="004B788A">
          <w:rPr>
            <w:rFonts w:ascii="DejaVuSans" w:hAnsi="DejaVuSans" w:cs="DejaVuSans"/>
            <w:color w:val="333E48"/>
            <w:sz w:val="20"/>
            <w:szCs w:val="20"/>
            <w:highlight w:val="yellow"/>
            <w:lang w:val="en-US"/>
          </w:rPr>
          <w:t xml:space="preserve">such </w:t>
        </w:r>
      </w:ins>
      <w:del w:id="31" w:author="Rose Bruffaerts" w:date="2019-09-04T13:21:00Z">
        <w:r w:rsidR="008D0B73" w:rsidRPr="00901C9A" w:rsidDel="005207CC">
          <w:rPr>
            <w:rFonts w:ascii="DejaVuSans" w:hAnsi="DejaVuSans" w:cs="DejaVuSans"/>
            <w:color w:val="333E48"/>
            <w:sz w:val="20"/>
            <w:szCs w:val="20"/>
            <w:highlight w:val="yellow"/>
            <w:lang w:val="en-US"/>
          </w:rPr>
          <w:delText xml:space="preserve">this kind of </w:delText>
        </w:r>
      </w:del>
      <w:r w:rsidR="008D0B73" w:rsidRPr="00901C9A">
        <w:rPr>
          <w:rFonts w:ascii="DejaVuSans" w:hAnsi="DejaVuSans" w:cs="DejaVuSans"/>
          <w:color w:val="333E48"/>
          <w:sz w:val="20"/>
          <w:szCs w:val="20"/>
          <w:highlight w:val="yellow"/>
          <w:lang w:val="en-US"/>
        </w:rPr>
        <w:t>a</w:t>
      </w:r>
      <w:ins w:id="32" w:author="Rose Bruffaerts" w:date="2019-09-04T13:21:00Z">
        <w:r w:rsidR="005207CC" w:rsidRPr="00901C9A">
          <w:rPr>
            <w:rFonts w:ascii="DejaVuSans" w:hAnsi="DejaVuSans" w:cs="DejaVuSans"/>
            <w:color w:val="333E48"/>
            <w:sz w:val="20"/>
            <w:szCs w:val="20"/>
            <w:highlight w:val="yellow"/>
            <w:lang w:val="en-US"/>
          </w:rPr>
          <w:t xml:space="preserve"> </w:t>
        </w:r>
        <w:del w:id="33" w:author="Evelina Fedorenko" w:date="2019-09-11T14:23:00Z">
          <w:r w:rsidR="005207CC" w:rsidRPr="00901C9A" w:rsidDel="004B788A">
            <w:rPr>
              <w:rFonts w:ascii="DejaVuSans" w:hAnsi="DejaVuSans" w:cs="DejaVuSans"/>
              <w:color w:val="333E48"/>
              <w:sz w:val="20"/>
              <w:szCs w:val="20"/>
              <w:highlight w:val="yellow"/>
              <w:lang w:val="en-US"/>
            </w:rPr>
            <w:delText>similar</w:delText>
          </w:r>
        </w:del>
      </w:ins>
      <w:del w:id="34" w:author="Evelina Fedorenko" w:date="2019-09-11T14:23:00Z">
        <w:r w:rsidR="008D0B73" w:rsidRPr="00901C9A" w:rsidDel="004B788A">
          <w:rPr>
            <w:rFonts w:ascii="DejaVuSans" w:hAnsi="DejaVuSans" w:cs="DejaVuSans"/>
            <w:color w:val="333E48"/>
            <w:sz w:val="20"/>
            <w:szCs w:val="20"/>
            <w:highlight w:val="yellow"/>
            <w:lang w:val="en-US"/>
          </w:rPr>
          <w:delText xml:space="preserve"> </w:delText>
        </w:r>
      </w:del>
      <w:del w:id="35" w:author="Evelina Fedorenko" w:date="2019-09-11T14:24:00Z">
        <w:r w:rsidR="008D0B73" w:rsidRPr="00901C9A" w:rsidDel="004B788A">
          <w:rPr>
            <w:rFonts w:ascii="DejaVuSans" w:hAnsi="DejaVuSans" w:cs="DejaVuSans"/>
            <w:color w:val="333E48"/>
            <w:sz w:val="20"/>
            <w:szCs w:val="20"/>
            <w:highlight w:val="yellow"/>
            <w:lang w:val="en-US"/>
          </w:rPr>
          <w:delText xml:space="preserve">neural </w:delText>
        </w:r>
      </w:del>
      <w:r w:rsidR="008D0B73" w:rsidRPr="00901C9A">
        <w:rPr>
          <w:rFonts w:ascii="DejaVuSans" w:hAnsi="DejaVuSans" w:cs="DejaVuSans"/>
          <w:color w:val="333E48"/>
          <w:sz w:val="20"/>
          <w:szCs w:val="20"/>
          <w:highlight w:val="yellow"/>
          <w:lang w:val="en-US"/>
        </w:rPr>
        <w:t>signal in MEG language data). Again, this search will be performed using the odd-numbered trials</w:t>
      </w:r>
      <w:r w:rsidR="00C04C04" w:rsidRPr="00901C9A">
        <w:rPr>
          <w:rFonts w:ascii="DejaVuSans" w:hAnsi="DejaVuSans" w:cs="DejaVuSans"/>
          <w:color w:val="333E48"/>
          <w:sz w:val="20"/>
          <w:szCs w:val="20"/>
          <w:highlight w:val="yellow"/>
          <w:lang w:val="en-US"/>
        </w:rPr>
        <w:t xml:space="preserve"> (exploring different frequency bands)</w:t>
      </w:r>
      <w:r w:rsidR="008D0B73" w:rsidRPr="00901C9A">
        <w:rPr>
          <w:rFonts w:ascii="DejaVuSans" w:hAnsi="DejaVuSans" w:cs="DejaVuSans"/>
          <w:color w:val="333E48"/>
          <w:sz w:val="20"/>
          <w:szCs w:val="20"/>
          <w:highlight w:val="yellow"/>
          <w:lang w:val="en-US"/>
        </w:rPr>
        <w:t>, and tested in the even-numbered trials.</w:t>
      </w:r>
      <w:r w:rsidR="00C04C04" w:rsidRPr="00901C9A">
        <w:rPr>
          <w:rFonts w:ascii="DejaVuSans" w:hAnsi="DejaVuSans" w:cs="DejaVuSans"/>
          <w:color w:val="333E48"/>
          <w:sz w:val="20"/>
          <w:szCs w:val="20"/>
          <w:highlight w:val="yellow"/>
          <w:lang w:val="en-US"/>
        </w:rPr>
        <w:t xml:space="preserve"> Language-responsive sensors, including </w:t>
      </w:r>
      <w:proofErr w:type="gramStart"/>
      <w:r w:rsidR="00C04C04" w:rsidRPr="00901C9A">
        <w:rPr>
          <w:rFonts w:ascii="DejaVuSans" w:hAnsi="DejaVuSans" w:cs="DejaVuSans"/>
          <w:color w:val="333E48"/>
          <w:sz w:val="20"/>
          <w:szCs w:val="20"/>
          <w:highlight w:val="yellow"/>
          <w:lang w:val="en-US"/>
        </w:rPr>
        <w:t>a subset that potentially show</w:t>
      </w:r>
      <w:proofErr w:type="gramEnd"/>
      <w:r w:rsidR="00C04C04" w:rsidRPr="00901C9A">
        <w:rPr>
          <w:rFonts w:ascii="DejaVuSans" w:hAnsi="DejaVuSans" w:cs="DejaVuSans"/>
          <w:color w:val="333E48"/>
          <w:sz w:val="20"/>
          <w:szCs w:val="20"/>
          <w:highlight w:val="yellow"/>
          <w:lang w:val="en-US"/>
        </w:rPr>
        <w:t xml:space="preserve"> the sentence “build-up” effect, </w:t>
      </w:r>
      <w:r w:rsidRPr="00901C9A">
        <w:rPr>
          <w:rFonts w:ascii="DejaVuSans" w:hAnsi="DejaVuSans" w:cs="DejaVuSans"/>
          <w:color w:val="333E48"/>
          <w:sz w:val="20"/>
          <w:szCs w:val="20"/>
          <w:highlight w:val="yellow"/>
          <w:lang w:val="en-US"/>
        </w:rPr>
        <w:t xml:space="preserve">will be visualized as topographical maps. Finally, similar analyses will be conducted in source space (minimum norm imaging, </w:t>
      </w:r>
      <w:proofErr w:type="spellStart"/>
      <w:r w:rsidRPr="00901C9A">
        <w:rPr>
          <w:rFonts w:ascii="DejaVuSans" w:hAnsi="DejaVuSans" w:cs="DejaVuSans"/>
          <w:color w:val="333E48"/>
          <w:sz w:val="20"/>
          <w:szCs w:val="20"/>
          <w:highlight w:val="yellow"/>
          <w:lang w:val="en-US"/>
        </w:rPr>
        <w:t>dSPM</w:t>
      </w:r>
      <w:proofErr w:type="spellEnd"/>
      <w:r w:rsidRPr="00901C9A">
        <w:rPr>
          <w:rFonts w:ascii="DejaVuSans" w:hAnsi="DejaVuSans" w:cs="DejaVuSans"/>
          <w:color w:val="333E48"/>
          <w:sz w:val="20"/>
          <w:szCs w:val="20"/>
          <w:highlight w:val="yellow"/>
          <w:lang w:val="en-US"/>
        </w:rPr>
        <w:t>).</w:t>
      </w:r>
    </w:p>
    <w:p w14:paraId="4270641F" w14:textId="77777777" w:rsidR="00C04C04" w:rsidRDefault="00C04C04" w:rsidP="008D0F12">
      <w:pPr>
        <w:autoSpaceDE w:val="0"/>
        <w:autoSpaceDN w:val="0"/>
        <w:adjustRightInd w:val="0"/>
        <w:spacing w:after="0" w:line="240" w:lineRule="auto"/>
        <w:rPr>
          <w:rFonts w:ascii="DejaVuSans" w:hAnsi="DejaVuSans" w:cs="DejaVuSans"/>
          <w:color w:val="333E48"/>
          <w:sz w:val="20"/>
          <w:szCs w:val="20"/>
          <w:lang w:val="en-US"/>
        </w:rPr>
      </w:pPr>
    </w:p>
    <w:p w14:paraId="5462204C" w14:textId="4387074B" w:rsidR="00272A0B" w:rsidRDefault="00C04C04" w:rsidP="00486ACA">
      <w:pPr>
        <w:autoSpaceDE w:val="0"/>
        <w:autoSpaceDN w:val="0"/>
        <w:adjustRightInd w:val="0"/>
        <w:spacing w:after="0" w:line="240" w:lineRule="auto"/>
        <w:rPr>
          <w:rFonts w:ascii="DejaVuSans" w:hAnsi="DejaVuSans" w:cs="DejaVuSans"/>
          <w:color w:val="333E48"/>
          <w:sz w:val="20"/>
          <w:szCs w:val="20"/>
          <w:lang w:val="en-US"/>
        </w:rPr>
      </w:pPr>
      <w:r>
        <w:rPr>
          <w:rFonts w:ascii="DejaVuSans" w:hAnsi="DejaVuSans" w:cs="DejaVuSans"/>
          <w:color w:val="333E48"/>
          <w:sz w:val="20"/>
          <w:szCs w:val="20"/>
          <w:lang w:val="en-US"/>
        </w:rPr>
        <w:t>Preliminary analyses (on the Dutch speakers; n=19) have yielded promising results:</w:t>
      </w:r>
      <w:r w:rsidR="00486ACA" w:rsidRPr="00486ACA">
        <w:rPr>
          <w:rFonts w:ascii="DejaVuSans" w:hAnsi="DejaVuSans" w:cs="DejaVuSans"/>
          <w:color w:val="333E48"/>
          <w:sz w:val="20"/>
          <w:szCs w:val="20"/>
          <w:lang w:val="en-US"/>
        </w:rPr>
        <w:t xml:space="preserve"> </w:t>
      </w:r>
      <w:r>
        <w:rPr>
          <w:rFonts w:ascii="DejaVuSans" w:hAnsi="DejaVuSans" w:cs="DejaVuSans"/>
          <w:color w:val="333E48"/>
          <w:sz w:val="20"/>
          <w:szCs w:val="20"/>
          <w:lang w:val="en-US"/>
        </w:rPr>
        <w:t>language</w:t>
      </w:r>
      <w:r w:rsidRPr="00486ACA">
        <w:rPr>
          <w:rFonts w:ascii="DejaVuSans" w:hAnsi="DejaVuSans" w:cs="DejaVuSans"/>
          <w:color w:val="333E48"/>
          <w:sz w:val="20"/>
          <w:szCs w:val="20"/>
          <w:lang w:val="en-US"/>
        </w:rPr>
        <w:t xml:space="preserve"> </w:t>
      </w:r>
      <w:r w:rsidR="00486ACA" w:rsidRPr="00486ACA">
        <w:rPr>
          <w:rFonts w:ascii="DejaVuSans" w:hAnsi="DejaVuSans" w:cs="DejaVuSans"/>
          <w:color w:val="333E48"/>
          <w:sz w:val="20"/>
          <w:szCs w:val="20"/>
          <w:lang w:val="en-US"/>
        </w:rPr>
        <w:t>response</w:t>
      </w:r>
      <w:r>
        <w:rPr>
          <w:rFonts w:ascii="DejaVuSans" w:hAnsi="DejaVuSans" w:cs="DejaVuSans"/>
          <w:color w:val="333E48"/>
          <w:sz w:val="20"/>
          <w:szCs w:val="20"/>
          <w:lang w:val="en-US"/>
        </w:rPr>
        <w:t xml:space="preserve">s (i.e., </w:t>
      </w:r>
      <w:r w:rsidR="00486ACA" w:rsidRPr="00486ACA">
        <w:rPr>
          <w:rFonts w:ascii="DejaVuSans" w:hAnsi="DejaVuSans" w:cs="DejaVuSans"/>
          <w:color w:val="333E48"/>
          <w:sz w:val="20"/>
          <w:szCs w:val="20"/>
          <w:lang w:val="en-US"/>
        </w:rPr>
        <w:t>sentences</w:t>
      </w:r>
      <w:r>
        <w:rPr>
          <w:rFonts w:ascii="DejaVuSans" w:hAnsi="DejaVuSans" w:cs="DejaVuSans"/>
          <w:color w:val="333E48"/>
          <w:sz w:val="20"/>
          <w:szCs w:val="20"/>
          <w:lang w:val="en-US"/>
        </w:rPr>
        <w:t>&gt;</w:t>
      </w:r>
      <w:proofErr w:type="spellStart"/>
      <w:r w:rsidR="00486ACA" w:rsidRPr="00486ACA">
        <w:rPr>
          <w:rFonts w:ascii="DejaVuSans" w:hAnsi="DejaVuSans" w:cs="DejaVuSans"/>
          <w:color w:val="333E48"/>
          <w:sz w:val="20"/>
          <w:szCs w:val="20"/>
          <w:lang w:val="en-US"/>
        </w:rPr>
        <w:t>nonwords</w:t>
      </w:r>
      <w:proofErr w:type="spellEnd"/>
      <w:r>
        <w:rPr>
          <w:rFonts w:ascii="DejaVuSans" w:hAnsi="DejaVuSans" w:cs="DejaVuSans"/>
          <w:color w:val="333E48"/>
          <w:sz w:val="20"/>
          <w:szCs w:val="20"/>
          <w:lang w:val="en-US"/>
        </w:rPr>
        <w:t xml:space="preserve"> effects</w:t>
      </w:r>
      <w:r w:rsidR="00486ACA" w:rsidRPr="00486ACA">
        <w:rPr>
          <w:rFonts w:ascii="DejaVuSans" w:hAnsi="DejaVuSans" w:cs="DejaVuSans"/>
          <w:color w:val="333E48"/>
          <w:sz w:val="20"/>
          <w:szCs w:val="20"/>
          <w:lang w:val="en-US"/>
        </w:rPr>
        <w:t>) w</w:t>
      </w:r>
      <w:r>
        <w:rPr>
          <w:rFonts w:ascii="DejaVuSans" w:hAnsi="DejaVuSans" w:cs="DejaVuSans"/>
          <w:color w:val="333E48"/>
          <w:sz w:val="20"/>
          <w:szCs w:val="20"/>
          <w:lang w:val="en-US"/>
        </w:rPr>
        <w:t>ere</w:t>
      </w:r>
      <w:r w:rsidR="00486ACA" w:rsidRPr="00486ACA">
        <w:rPr>
          <w:rFonts w:ascii="DejaVuSans" w:hAnsi="DejaVuSans" w:cs="DejaVuSans"/>
          <w:color w:val="333E48"/>
          <w:sz w:val="20"/>
          <w:szCs w:val="20"/>
          <w:lang w:val="en-US"/>
        </w:rPr>
        <w:t xml:space="preserve"> significantly larger</w:t>
      </w:r>
      <w:r w:rsidR="00486ACA">
        <w:rPr>
          <w:rFonts w:ascii="DejaVuSans" w:hAnsi="DejaVuSans" w:cs="DejaVuSans"/>
          <w:color w:val="333E48"/>
          <w:sz w:val="20"/>
          <w:szCs w:val="20"/>
          <w:lang w:val="en-US"/>
        </w:rPr>
        <w:t xml:space="preserve"> </w:t>
      </w:r>
      <w:r>
        <w:rPr>
          <w:rFonts w:ascii="DejaVuSans" w:hAnsi="DejaVuSans" w:cs="DejaVuSans"/>
          <w:color w:val="333E48"/>
          <w:sz w:val="20"/>
          <w:szCs w:val="20"/>
          <w:lang w:val="en-US"/>
        </w:rPr>
        <w:t>when</w:t>
      </w:r>
      <w:r w:rsidRPr="00486ACA">
        <w:rPr>
          <w:rFonts w:ascii="DejaVuSans" w:hAnsi="DejaVuSans" w:cs="DejaVuSans"/>
          <w:color w:val="333E48"/>
          <w:sz w:val="20"/>
          <w:szCs w:val="20"/>
          <w:lang w:val="en-US"/>
        </w:rPr>
        <w:t xml:space="preserve"> </w:t>
      </w:r>
      <w:r w:rsidR="00486ACA" w:rsidRPr="00486ACA">
        <w:rPr>
          <w:rFonts w:ascii="DejaVuSans" w:hAnsi="DejaVuSans" w:cs="DejaVuSans"/>
          <w:color w:val="333E48"/>
          <w:sz w:val="20"/>
          <w:szCs w:val="20"/>
          <w:lang w:val="en-US"/>
        </w:rPr>
        <w:t xml:space="preserve">sensors </w:t>
      </w:r>
      <w:r>
        <w:rPr>
          <w:rFonts w:ascii="DejaVuSans" w:hAnsi="DejaVuSans" w:cs="DejaVuSans"/>
          <w:color w:val="333E48"/>
          <w:sz w:val="20"/>
          <w:szCs w:val="20"/>
          <w:lang w:val="en-US"/>
        </w:rPr>
        <w:t xml:space="preserve">were </w:t>
      </w:r>
      <w:r w:rsidR="00486ACA" w:rsidRPr="00486ACA">
        <w:rPr>
          <w:rFonts w:ascii="DejaVuSans" w:hAnsi="DejaVuSans" w:cs="DejaVuSans"/>
          <w:color w:val="333E48"/>
          <w:sz w:val="20"/>
          <w:szCs w:val="20"/>
          <w:lang w:val="en-US"/>
        </w:rPr>
        <w:t xml:space="preserve">selected at </w:t>
      </w:r>
      <w:r>
        <w:rPr>
          <w:rFonts w:ascii="DejaVuSans" w:hAnsi="DejaVuSans" w:cs="DejaVuSans"/>
          <w:color w:val="333E48"/>
          <w:sz w:val="20"/>
          <w:szCs w:val="20"/>
          <w:lang w:val="en-US"/>
        </w:rPr>
        <w:t xml:space="preserve">the individual </w:t>
      </w:r>
      <w:r w:rsidR="00486ACA" w:rsidRPr="00486ACA">
        <w:rPr>
          <w:rFonts w:ascii="DejaVuSans" w:hAnsi="DejaVuSans" w:cs="DejaVuSans"/>
          <w:color w:val="333E48"/>
          <w:sz w:val="20"/>
          <w:szCs w:val="20"/>
          <w:lang w:val="en-US"/>
        </w:rPr>
        <w:t xml:space="preserve">level </w:t>
      </w:r>
      <w:r>
        <w:rPr>
          <w:rFonts w:ascii="DejaVuSans" w:hAnsi="DejaVuSans" w:cs="DejaVuSans"/>
          <w:color w:val="333E48"/>
          <w:sz w:val="20"/>
          <w:szCs w:val="20"/>
          <w:lang w:val="en-US"/>
        </w:rPr>
        <w:t>compared to the</w:t>
      </w:r>
      <w:r w:rsidR="00486ACA" w:rsidRPr="00486ACA">
        <w:rPr>
          <w:rFonts w:ascii="DejaVuSans" w:hAnsi="DejaVuSans" w:cs="DejaVuSans"/>
          <w:color w:val="333E48"/>
          <w:sz w:val="20"/>
          <w:szCs w:val="20"/>
          <w:lang w:val="en-US"/>
        </w:rPr>
        <w:t xml:space="preserve"> group level (paired t-test</w:t>
      </w:r>
      <w:r>
        <w:rPr>
          <w:rFonts w:ascii="DejaVuSans" w:hAnsi="DejaVuSans" w:cs="DejaVuSans"/>
          <w:color w:val="333E48"/>
          <w:sz w:val="20"/>
          <w:szCs w:val="20"/>
          <w:lang w:val="en-US"/>
        </w:rPr>
        <w:t xml:space="preserve">s: </w:t>
      </w:r>
      <w:r w:rsidR="00486ACA" w:rsidRPr="00486ACA">
        <w:rPr>
          <w:rFonts w:ascii="DejaVuSans" w:hAnsi="DejaVuSans" w:cs="DejaVuSans"/>
          <w:color w:val="333E48"/>
          <w:sz w:val="20"/>
          <w:szCs w:val="20"/>
          <w:lang w:val="en-US"/>
        </w:rPr>
        <w:t xml:space="preserve">magnetometers </w:t>
      </w:r>
      <w:r>
        <w:rPr>
          <w:rFonts w:ascii="DejaVuSans" w:hAnsi="DejaVuSans" w:cs="DejaVuSans"/>
          <w:color w:val="333E48"/>
          <w:sz w:val="20"/>
          <w:szCs w:val="20"/>
          <w:lang w:val="en-US"/>
        </w:rPr>
        <w:t>p</w:t>
      </w:r>
      <w:r w:rsidR="00486ACA" w:rsidRPr="00486ACA">
        <w:rPr>
          <w:rFonts w:ascii="DejaVuSans" w:hAnsi="DejaVuSans" w:cs="DejaVuSans"/>
          <w:color w:val="333E48"/>
          <w:sz w:val="20"/>
          <w:szCs w:val="20"/>
          <w:lang w:val="en-US"/>
        </w:rPr>
        <w:t>=0.0005, gradiometers</w:t>
      </w:r>
      <w:r w:rsidR="00486ACA">
        <w:rPr>
          <w:rFonts w:ascii="DejaVuSans" w:hAnsi="DejaVuSans" w:cs="DejaVuSans"/>
          <w:color w:val="333E48"/>
          <w:sz w:val="20"/>
          <w:szCs w:val="20"/>
          <w:lang w:val="en-US"/>
        </w:rPr>
        <w:t xml:space="preserve"> </w:t>
      </w:r>
      <w:r>
        <w:rPr>
          <w:rFonts w:ascii="DejaVuSans" w:hAnsi="DejaVuSans" w:cs="DejaVuSans"/>
          <w:color w:val="333E48"/>
          <w:sz w:val="20"/>
          <w:szCs w:val="20"/>
          <w:lang w:val="en-US"/>
        </w:rPr>
        <w:t>p</w:t>
      </w:r>
      <w:r w:rsidR="00486ACA" w:rsidRPr="00486ACA">
        <w:rPr>
          <w:rFonts w:ascii="DejaVuSans" w:hAnsi="DejaVuSans" w:cs="DejaVuSans"/>
          <w:color w:val="333E48"/>
          <w:sz w:val="20"/>
          <w:szCs w:val="20"/>
          <w:lang w:val="en-US"/>
        </w:rPr>
        <w:t xml:space="preserve">=0.00001). The </w:t>
      </w:r>
      <w:r w:rsidR="004F1EC4">
        <w:rPr>
          <w:rFonts w:ascii="DejaVuSans" w:hAnsi="DejaVuSans" w:cs="DejaVuSans"/>
          <w:color w:val="333E48"/>
          <w:sz w:val="20"/>
          <w:szCs w:val="20"/>
          <w:lang w:val="en-US"/>
        </w:rPr>
        <w:t>sentences&gt;</w:t>
      </w:r>
      <w:proofErr w:type="spellStart"/>
      <w:r w:rsidR="004F1EC4">
        <w:rPr>
          <w:rFonts w:ascii="DejaVuSans" w:hAnsi="DejaVuSans" w:cs="DejaVuSans"/>
          <w:color w:val="333E48"/>
          <w:sz w:val="20"/>
          <w:szCs w:val="20"/>
          <w:lang w:val="en-US"/>
        </w:rPr>
        <w:t>nonwords</w:t>
      </w:r>
      <w:proofErr w:type="spellEnd"/>
      <w:r w:rsidR="004F1EC4">
        <w:rPr>
          <w:rFonts w:ascii="DejaVuSans" w:hAnsi="DejaVuSans" w:cs="DejaVuSans"/>
          <w:color w:val="333E48"/>
          <w:sz w:val="20"/>
          <w:szCs w:val="20"/>
          <w:lang w:val="en-US"/>
        </w:rPr>
        <w:t xml:space="preserve"> effect was stronger</w:t>
      </w:r>
      <w:r w:rsidR="004F1EC4" w:rsidRPr="004F1EC4">
        <w:rPr>
          <w:rFonts w:ascii="DejaVuSans" w:hAnsi="DejaVuSans" w:cs="DejaVuSans"/>
          <w:color w:val="333E48"/>
          <w:sz w:val="20"/>
          <w:szCs w:val="20"/>
          <w:lang w:val="en-US"/>
        </w:rPr>
        <w:t xml:space="preserve"> </w:t>
      </w:r>
      <w:r w:rsidR="004F1EC4" w:rsidRPr="00486ACA">
        <w:rPr>
          <w:rFonts w:ascii="DejaVuSans" w:hAnsi="DejaVuSans" w:cs="DejaVuSans"/>
          <w:color w:val="333E48"/>
          <w:sz w:val="20"/>
          <w:szCs w:val="20"/>
          <w:lang w:val="en-US"/>
        </w:rPr>
        <w:t>using the individual sensor selection vs</w:t>
      </w:r>
      <w:r w:rsidR="004F1EC4">
        <w:rPr>
          <w:rFonts w:ascii="DejaVuSans" w:hAnsi="DejaVuSans" w:cs="DejaVuSans"/>
          <w:color w:val="333E48"/>
          <w:sz w:val="20"/>
          <w:szCs w:val="20"/>
          <w:lang w:val="en-US"/>
        </w:rPr>
        <w:t>.</w:t>
      </w:r>
      <w:r w:rsidR="004F1EC4" w:rsidRPr="00486ACA">
        <w:rPr>
          <w:rFonts w:ascii="DejaVuSans" w:hAnsi="DejaVuSans" w:cs="DejaVuSans"/>
          <w:color w:val="333E48"/>
          <w:sz w:val="20"/>
          <w:szCs w:val="20"/>
          <w:lang w:val="en-US"/>
        </w:rPr>
        <w:t xml:space="preserve"> the group-level</w:t>
      </w:r>
      <w:r w:rsidR="004F1EC4">
        <w:rPr>
          <w:rFonts w:ascii="DejaVuSans" w:hAnsi="DejaVuSans" w:cs="DejaVuSans"/>
          <w:color w:val="333E48"/>
          <w:sz w:val="20"/>
          <w:szCs w:val="20"/>
          <w:lang w:val="en-US"/>
        </w:rPr>
        <w:t xml:space="preserve"> </w:t>
      </w:r>
      <w:r w:rsidR="004F1EC4" w:rsidRPr="00486ACA">
        <w:rPr>
          <w:rFonts w:ascii="DejaVuSans" w:hAnsi="DejaVuSans" w:cs="DejaVuSans"/>
          <w:color w:val="333E48"/>
          <w:sz w:val="20"/>
          <w:szCs w:val="20"/>
          <w:lang w:val="en-US"/>
        </w:rPr>
        <w:t>selection</w:t>
      </w:r>
      <w:r w:rsidR="00486ACA" w:rsidRPr="00486ACA">
        <w:rPr>
          <w:rFonts w:ascii="DejaVuSans" w:hAnsi="DejaVuSans" w:cs="DejaVuSans"/>
          <w:color w:val="333E48"/>
          <w:sz w:val="20"/>
          <w:szCs w:val="20"/>
          <w:lang w:val="en-US"/>
        </w:rPr>
        <w:t xml:space="preserve"> in 18/19 subjects for</w:t>
      </w:r>
      <w:r w:rsidR="00486ACA">
        <w:rPr>
          <w:rFonts w:ascii="DejaVuSans" w:hAnsi="DejaVuSans" w:cs="DejaVuSans"/>
          <w:color w:val="333E48"/>
          <w:sz w:val="20"/>
          <w:szCs w:val="20"/>
          <w:lang w:val="en-US"/>
        </w:rPr>
        <w:t xml:space="preserve"> </w:t>
      </w:r>
      <w:r w:rsidR="00486ACA" w:rsidRPr="00486ACA">
        <w:rPr>
          <w:rFonts w:ascii="DejaVuSans" w:hAnsi="DejaVuSans" w:cs="DejaVuSans"/>
          <w:color w:val="333E48"/>
          <w:sz w:val="20"/>
          <w:szCs w:val="20"/>
          <w:lang w:val="en-US"/>
        </w:rPr>
        <w:t xml:space="preserve">magnetometers, and in 17/19 for gradiometers. In a </w:t>
      </w:r>
      <w:r w:rsidR="004F1EC4">
        <w:rPr>
          <w:rFonts w:ascii="DejaVuSans" w:hAnsi="DejaVuSans" w:cs="DejaVuSans"/>
          <w:color w:val="333E48"/>
          <w:sz w:val="20"/>
          <w:szCs w:val="20"/>
          <w:lang w:val="en-US"/>
        </w:rPr>
        <w:t>~</w:t>
      </w:r>
      <w:r w:rsidR="00486ACA" w:rsidRPr="00486ACA">
        <w:rPr>
          <w:rFonts w:ascii="DejaVuSans" w:hAnsi="DejaVuSans" w:cs="DejaVuSans"/>
          <w:color w:val="333E48"/>
          <w:sz w:val="20"/>
          <w:szCs w:val="20"/>
          <w:lang w:val="en-US"/>
        </w:rPr>
        <w:t xml:space="preserve">quarter of the subjects, using the group-level sensor selection, activity </w:t>
      </w:r>
      <w:r w:rsidR="004F1EC4">
        <w:rPr>
          <w:rFonts w:ascii="DejaVuSans" w:hAnsi="DejaVuSans" w:cs="DejaVuSans"/>
          <w:color w:val="333E48"/>
          <w:sz w:val="20"/>
          <w:szCs w:val="20"/>
          <w:lang w:val="en-US"/>
        </w:rPr>
        <w:t xml:space="preserve">was actually </w:t>
      </w:r>
      <w:r w:rsidR="00486ACA" w:rsidRPr="00486ACA">
        <w:rPr>
          <w:rFonts w:ascii="DejaVuSans" w:hAnsi="DejaVuSans" w:cs="DejaVuSans"/>
          <w:color w:val="333E48"/>
          <w:sz w:val="20"/>
          <w:szCs w:val="20"/>
          <w:lang w:val="en-US"/>
        </w:rPr>
        <w:t xml:space="preserve">higher for </w:t>
      </w:r>
      <w:proofErr w:type="spellStart"/>
      <w:r w:rsidR="00486ACA" w:rsidRPr="00486ACA">
        <w:rPr>
          <w:rFonts w:ascii="DejaVuSans" w:hAnsi="DejaVuSans" w:cs="DejaVuSans"/>
          <w:color w:val="333E48"/>
          <w:sz w:val="20"/>
          <w:szCs w:val="20"/>
          <w:lang w:val="en-US"/>
        </w:rPr>
        <w:t>nonwords</w:t>
      </w:r>
      <w:proofErr w:type="spellEnd"/>
      <w:r w:rsidR="00486ACA" w:rsidRPr="00486ACA">
        <w:rPr>
          <w:rFonts w:ascii="DejaVuSans" w:hAnsi="DejaVuSans" w:cs="DejaVuSans"/>
          <w:color w:val="333E48"/>
          <w:sz w:val="20"/>
          <w:szCs w:val="20"/>
          <w:lang w:val="en-US"/>
        </w:rPr>
        <w:t xml:space="preserve"> than for sentences (5/19 for magnetometers and 3/19 for gradiometers)</w:t>
      </w:r>
      <w:r w:rsidR="004F1EC4">
        <w:rPr>
          <w:rFonts w:ascii="DejaVuSans" w:hAnsi="DejaVuSans" w:cs="DejaVuSans"/>
          <w:color w:val="333E48"/>
          <w:sz w:val="20"/>
          <w:szCs w:val="20"/>
          <w:lang w:val="en-US"/>
        </w:rPr>
        <w:t>, clearly demonstrating that selecting sensors at the group level can largely miss language-responsive areas in a substantial proportion of participants.</w:t>
      </w:r>
      <w:r w:rsidR="00024778">
        <w:rPr>
          <w:rFonts w:ascii="DejaVuSans" w:hAnsi="DejaVuSans" w:cs="DejaVuSans"/>
          <w:color w:val="333E48"/>
          <w:sz w:val="20"/>
          <w:szCs w:val="20"/>
          <w:lang w:val="en-US"/>
        </w:rPr>
        <w:t xml:space="preserve"> </w:t>
      </w:r>
      <w:r w:rsidR="00486ACA" w:rsidRPr="00486ACA">
        <w:rPr>
          <w:rFonts w:ascii="DejaVuSans" w:hAnsi="DejaVuSans" w:cs="DejaVuSans"/>
          <w:color w:val="333E48"/>
          <w:sz w:val="20"/>
          <w:szCs w:val="20"/>
          <w:lang w:val="en-US"/>
        </w:rPr>
        <w:t xml:space="preserve">Finally, the </w:t>
      </w:r>
      <w:r w:rsidR="00DA4F83">
        <w:rPr>
          <w:rFonts w:ascii="DejaVuSans" w:hAnsi="DejaVuSans" w:cs="DejaVuSans"/>
          <w:color w:val="333E48"/>
          <w:sz w:val="20"/>
          <w:szCs w:val="20"/>
          <w:lang w:val="en-US"/>
        </w:rPr>
        <w:t>sentences&gt;</w:t>
      </w:r>
      <w:proofErr w:type="spellStart"/>
      <w:r w:rsidR="00DA4F83">
        <w:rPr>
          <w:rFonts w:ascii="DejaVuSans" w:hAnsi="DejaVuSans" w:cs="DejaVuSans"/>
          <w:color w:val="333E48"/>
          <w:sz w:val="20"/>
          <w:szCs w:val="20"/>
          <w:lang w:val="en-US"/>
        </w:rPr>
        <w:t>nonwords</w:t>
      </w:r>
      <w:proofErr w:type="spellEnd"/>
      <w:r w:rsidR="00DA4F83">
        <w:rPr>
          <w:rFonts w:ascii="DejaVuSans" w:hAnsi="DejaVuSans" w:cs="DejaVuSans"/>
          <w:color w:val="333E48"/>
          <w:sz w:val="20"/>
          <w:szCs w:val="20"/>
          <w:lang w:val="en-US"/>
        </w:rPr>
        <w:t xml:space="preserve"> effect sizes in the</w:t>
      </w:r>
      <w:r w:rsidR="00486ACA" w:rsidRPr="00486ACA">
        <w:rPr>
          <w:rFonts w:ascii="DejaVuSans" w:hAnsi="DejaVuSans" w:cs="DejaVuSans"/>
          <w:color w:val="333E48"/>
          <w:sz w:val="20"/>
          <w:szCs w:val="20"/>
          <w:lang w:val="en-US"/>
        </w:rPr>
        <w:t xml:space="preserve"> language-responsive sensors </w:t>
      </w:r>
      <w:r w:rsidR="00DA4F83">
        <w:rPr>
          <w:rFonts w:ascii="DejaVuSans" w:hAnsi="DejaVuSans" w:cs="DejaVuSans"/>
          <w:color w:val="333E48"/>
          <w:sz w:val="20"/>
          <w:szCs w:val="20"/>
          <w:lang w:val="en-US"/>
        </w:rPr>
        <w:t>were</w:t>
      </w:r>
      <w:r w:rsidR="00DA4F83" w:rsidRPr="00486ACA">
        <w:rPr>
          <w:rFonts w:ascii="DejaVuSans" w:hAnsi="DejaVuSans" w:cs="DejaVuSans"/>
          <w:color w:val="333E48"/>
          <w:sz w:val="20"/>
          <w:szCs w:val="20"/>
          <w:lang w:val="en-US"/>
        </w:rPr>
        <w:t xml:space="preserve"> </w:t>
      </w:r>
      <w:r w:rsidR="00486ACA" w:rsidRPr="00486ACA">
        <w:rPr>
          <w:rFonts w:ascii="DejaVuSans" w:hAnsi="DejaVuSans" w:cs="DejaVuSans"/>
          <w:color w:val="333E48"/>
          <w:sz w:val="20"/>
          <w:szCs w:val="20"/>
          <w:lang w:val="en-US"/>
        </w:rPr>
        <w:t>compared between the</w:t>
      </w:r>
      <w:r w:rsidR="00DA4F83">
        <w:rPr>
          <w:rFonts w:ascii="DejaVuSans" w:hAnsi="DejaVuSans" w:cs="DejaVuSans"/>
          <w:color w:val="333E48"/>
          <w:sz w:val="20"/>
          <w:szCs w:val="20"/>
          <w:lang w:val="en-US"/>
        </w:rPr>
        <w:t xml:space="preserve"> </w:t>
      </w:r>
      <w:r w:rsidR="00486ACA" w:rsidRPr="00486ACA">
        <w:rPr>
          <w:rFonts w:ascii="DejaVuSans" w:hAnsi="DejaVuSans" w:cs="DejaVuSans"/>
          <w:color w:val="333E48"/>
          <w:sz w:val="20"/>
          <w:szCs w:val="20"/>
          <w:lang w:val="en-US"/>
        </w:rPr>
        <w:t xml:space="preserve">odd and even trials. When selecting sensors at the individual level, the correlation between </w:t>
      </w:r>
      <w:r w:rsidR="00DA4F83">
        <w:rPr>
          <w:rFonts w:ascii="DejaVuSans" w:hAnsi="DejaVuSans" w:cs="DejaVuSans"/>
          <w:color w:val="333E48"/>
          <w:sz w:val="20"/>
          <w:szCs w:val="20"/>
          <w:lang w:val="en-US"/>
        </w:rPr>
        <w:t>the two</w:t>
      </w:r>
      <w:r w:rsidR="00DA4F83" w:rsidRPr="00486ACA">
        <w:rPr>
          <w:rFonts w:ascii="DejaVuSans" w:hAnsi="DejaVuSans" w:cs="DejaVuSans"/>
          <w:color w:val="333E48"/>
          <w:sz w:val="20"/>
          <w:szCs w:val="20"/>
          <w:lang w:val="en-US"/>
        </w:rPr>
        <w:t xml:space="preserve"> </w:t>
      </w:r>
      <w:r w:rsidR="00486ACA" w:rsidRPr="00486ACA">
        <w:rPr>
          <w:rFonts w:ascii="DejaVuSans" w:hAnsi="DejaVuSans" w:cs="DejaVuSans"/>
          <w:color w:val="333E48"/>
          <w:sz w:val="20"/>
          <w:szCs w:val="20"/>
          <w:lang w:val="en-US"/>
        </w:rPr>
        <w:t>halves</w:t>
      </w:r>
      <w:r w:rsidR="00486ACA">
        <w:rPr>
          <w:rFonts w:ascii="DejaVuSans" w:hAnsi="DejaVuSans" w:cs="DejaVuSans"/>
          <w:color w:val="333E48"/>
          <w:sz w:val="20"/>
          <w:szCs w:val="20"/>
          <w:lang w:val="en-US"/>
        </w:rPr>
        <w:t xml:space="preserve"> </w:t>
      </w:r>
      <w:r w:rsidR="00486ACA" w:rsidRPr="00486ACA">
        <w:rPr>
          <w:rFonts w:ascii="DejaVuSans" w:hAnsi="DejaVuSans" w:cs="DejaVuSans"/>
          <w:color w:val="333E48"/>
          <w:sz w:val="20"/>
          <w:szCs w:val="20"/>
          <w:lang w:val="en-US"/>
        </w:rPr>
        <w:t xml:space="preserve">of the dataset was ~0.4, </w:t>
      </w:r>
      <w:r w:rsidR="00DA4F83">
        <w:rPr>
          <w:rFonts w:ascii="DejaVuSans" w:hAnsi="DejaVuSans" w:cs="DejaVuSans"/>
          <w:color w:val="333E48"/>
          <w:sz w:val="20"/>
          <w:szCs w:val="20"/>
          <w:lang w:val="en-US"/>
        </w:rPr>
        <w:t>whereas</w:t>
      </w:r>
      <w:r w:rsidR="00DA4F83" w:rsidRPr="00486ACA">
        <w:rPr>
          <w:rFonts w:ascii="DejaVuSans" w:hAnsi="DejaVuSans" w:cs="DejaVuSans"/>
          <w:color w:val="333E48"/>
          <w:sz w:val="20"/>
          <w:szCs w:val="20"/>
          <w:lang w:val="en-US"/>
        </w:rPr>
        <w:t xml:space="preserve"> </w:t>
      </w:r>
      <w:r w:rsidR="00486ACA" w:rsidRPr="00486ACA">
        <w:rPr>
          <w:rFonts w:ascii="DejaVuSans" w:hAnsi="DejaVuSans" w:cs="DejaVuSans"/>
          <w:color w:val="333E48"/>
          <w:sz w:val="20"/>
          <w:szCs w:val="20"/>
          <w:lang w:val="en-US"/>
        </w:rPr>
        <w:t xml:space="preserve">it was ~0.1 at the group level. </w:t>
      </w:r>
      <w:r w:rsidR="00881949">
        <w:rPr>
          <w:rFonts w:ascii="DejaVuSans" w:hAnsi="DejaVuSans" w:cs="DejaVuSans"/>
          <w:color w:val="333E48"/>
          <w:sz w:val="20"/>
          <w:szCs w:val="20"/>
          <w:lang w:val="en-US"/>
        </w:rPr>
        <w:t>T</w:t>
      </w:r>
      <w:r w:rsidR="00486ACA" w:rsidRPr="00486ACA">
        <w:rPr>
          <w:rFonts w:ascii="DejaVuSans" w:hAnsi="DejaVuSans" w:cs="DejaVuSans"/>
          <w:color w:val="333E48"/>
          <w:sz w:val="20"/>
          <w:szCs w:val="20"/>
          <w:lang w:val="en-US"/>
        </w:rPr>
        <w:t>hese absolute values are were</w:t>
      </w:r>
      <w:r w:rsidR="00486ACA">
        <w:rPr>
          <w:rFonts w:ascii="DejaVuSans" w:hAnsi="DejaVuSans" w:cs="DejaVuSans"/>
          <w:color w:val="333E48"/>
          <w:sz w:val="20"/>
          <w:szCs w:val="20"/>
          <w:lang w:val="en-US"/>
        </w:rPr>
        <w:t xml:space="preserve"> </w:t>
      </w:r>
      <w:r w:rsidR="00486ACA" w:rsidRPr="00486ACA">
        <w:rPr>
          <w:rFonts w:ascii="DejaVuSans" w:hAnsi="DejaVuSans" w:cs="DejaVuSans"/>
          <w:color w:val="333E48"/>
          <w:sz w:val="20"/>
          <w:szCs w:val="20"/>
          <w:lang w:val="en-US"/>
        </w:rPr>
        <w:t>similar to the correlations reported for the fMRI version of the paradigm (</w:t>
      </w:r>
      <w:r w:rsidR="00DA4F83">
        <w:rPr>
          <w:rFonts w:ascii="DejaVuSans" w:hAnsi="DejaVuSans" w:cs="DejaVuSans"/>
          <w:color w:val="333E48"/>
          <w:sz w:val="20"/>
          <w:szCs w:val="20"/>
          <w:lang w:val="en-US"/>
        </w:rPr>
        <w:t>Fedorenko et al.,</w:t>
      </w:r>
      <w:r w:rsidR="00486ACA" w:rsidRPr="00486ACA">
        <w:rPr>
          <w:rFonts w:ascii="DejaVuSans" w:hAnsi="DejaVuSans" w:cs="DejaVuSans"/>
          <w:color w:val="333E48"/>
          <w:sz w:val="20"/>
          <w:szCs w:val="20"/>
          <w:lang w:val="en-US"/>
        </w:rPr>
        <w:t xml:space="preserve"> 2010</w:t>
      </w:r>
      <w:r w:rsidR="00DA4F83">
        <w:rPr>
          <w:rFonts w:ascii="DejaVuSans" w:hAnsi="DejaVuSans" w:cs="DejaVuSans"/>
          <w:color w:val="333E48"/>
          <w:sz w:val="20"/>
          <w:szCs w:val="20"/>
          <w:lang w:val="en-US"/>
        </w:rPr>
        <w:t>,</w:t>
      </w:r>
      <w:r w:rsidR="00486ACA" w:rsidRPr="00486ACA">
        <w:rPr>
          <w:rFonts w:ascii="DejaVuSans" w:hAnsi="DejaVuSans" w:cs="DejaVuSans"/>
          <w:color w:val="333E48"/>
          <w:sz w:val="20"/>
          <w:szCs w:val="20"/>
          <w:lang w:val="en-US"/>
        </w:rPr>
        <w:t xml:space="preserve"> Fig 9).</w:t>
      </w:r>
      <w:r w:rsidR="00486ACA">
        <w:rPr>
          <w:rFonts w:ascii="DejaVuSans" w:hAnsi="DejaVuSans" w:cs="DejaVuSans"/>
          <w:color w:val="333E48"/>
          <w:sz w:val="20"/>
          <w:szCs w:val="20"/>
          <w:lang w:val="en-US"/>
        </w:rPr>
        <w:t xml:space="preserve"> </w:t>
      </w:r>
      <w:r w:rsidR="00486ACA" w:rsidRPr="00486ACA">
        <w:rPr>
          <w:rFonts w:ascii="DejaVuSans" w:hAnsi="DejaVuSans" w:cs="DejaVuSans"/>
          <w:color w:val="333E48"/>
          <w:sz w:val="20"/>
          <w:szCs w:val="20"/>
          <w:lang w:val="en-US"/>
        </w:rPr>
        <w:t xml:space="preserve">These preliminary results already </w:t>
      </w:r>
      <w:r w:rsidR="005207CC">
        <w:rPr>
          <w:rFonts w:ascii="DejaVuSans" w:hAnsi="DejaVuSans" w:cs="DejaVuSans"/>
          <w:color w:val="333E48"/>
          <w:sz w:val="20"/>
          <w:szCs w:val="20"/>
          <w:lang w:val="en-US"/>
        </w:rPr>
        <w:t>confirm</w:t>
      </w:r>
      <w:r w:rsidR="005207CC" w:rsidRPr="00272A0B">
        <w:rPr>
          <w:rFonts w:ascii="DejaVuSans" w:hAnsi="DejaVuSans" w:cs="DejaVuSans"/>
          <w:color w:val="333E48"/>
          <w:sz w:val="20"/>
          <w:szCs w:val="20"/>
          <w:lang w:val="en-US"/>
        </w:rPr>
        <w:t xml:space="preserve"> </w:t>
      </w:r>
      <w:r w:rsidR="00272A0B">
        <w:rPr>
          <w:rFonts w:ascii="DejaVuSans" w:hAnsi="DejaVuSans" w:cs="DejaVuSans"/>
          <w:color w:val="333E48"/>
          <w:sz w:val="20"/>
          <w:szCs w:val="20"/>
          <w:lang w:val="en-US"/>
        </w:rPr>
        <w:t xml:space="preserve">that language-responsive sensors </w:t>
      </w:r>
      <w:r w:rsidR="00272A0B" w:rsidRPr="00486ACA">
        <w:rPr>
          <w:rFonts w:ascii="DejaVuSans" w:hAnsi="DejaVuSans" w:cs="DejaVuSans"/>
          <w:color w:val="333E48"/>
          <w:sz w:val="20"/>
          <w:szCs w:val="20"/>
          <w:lang w:val="en-US"/>
        </w:rPr>
        <w:t>can be robustly identified at the individual level</w:t>
      </w:r>
      <w:r w:rsidR="00272A0B">
        <w:rPr>
          <w:rFonts w:ascii="DejaVuSans" w:hAnsi="DejaVuSans" w:cs="DejaVuSans"/>
          <w:color w:val="333E48"/>
          <w:sz w:val="20"/>
          <w:szCs w:val="20"/>
          <w:lang w:val="en-US"/>
        </w:rPr>
        <w:t>. Thus, this approach holds substantial promise for future MEG work on language comprehension.</w:t>
      </w:r>
    </w:p>
    <w:p w14:paraId="211B75B0" w14:textId="026D6DD3" w:rsidR="00C04C04" w:rsidRPr="00486ACA" w:rsidRDefault="00C04C04" w:rsidP="00486ACA">
      <w:pPr>
        <w:autoSpaceDE w:val="0"/>
        <w:autoSpaceDN w:val="0"/>
        <w:adjustRightInd w:val="0"/>
        <w:spacing w:after="0" w:line="240" w:lineRule="auto"/>
        <w:rPr>
          <w:rFonts w:ascii="DejaVuSans" w:hAnsi="DejaVuSans" w:cs="DejaVuSans"/>
          <w:color w:val="333E48"/>
          <w:sz w:val="20"/>
          <w:szCs w:val="20"/>
          <w:lang w:val="en-US"/>
        </w:rPr>
      </w:pPr>
    </w:p>
    <w:p w14:paraId="7EB80BCE" w14:textId="750DD04A" w:rsidR="00272A0B" w:rsidRDefault="00486ACA" w:rsidP="00272A0B">
      <w:pPr>
        <w:autoSpaceDE w:val="0"/>
        <w:autoSpaceDN w:val="0"/>
        <w:adjustRightInd w:val="0"/>
        <w:spacing w:after="0" w:line="240" w:lineRule="auto"/>
        <w:rPr>
          <w:rFonts w:ascii="DejaVuSans" w:hAnsi="DejaVuSans" w:cs="DejaVuSans"/>
          <w:color w:val="333E48"/>
          <w:sz w:val="20"/>
          <w:szCs w:val="20"/>
          <w:lang w:val="en-US"/>
        </w:rPr>
      </w:pPr>
      <w:r w:rsidRPr="00486ACA">
        <w:rPr>
          <w:rFonts w:ascii="DejaVuSans" w:hAnsi="DejaVuSans" w:cs="DejaVuSans"/>
          <w:color w:val="333E48"/>
          <w:sz w:val="20"/>
          <w:szCs w:val="20"/>
          <w:lang w:val="en-US"/>
        </w:rPr>
        <w:t xml:space="preserve">Next, we will focus on </w:t>
      </w:r>
      <w:r w:rsidR="00272A0B">
        <w:rPr>
          <w:rFonts w:ascii="DejaVuSans" w:hAnsi="DejaVuSans" w:cs="DejaVuSans"/>
          <w:color w:val="333E48"/>
          <w:sz w:val="20"/>
          <w:szCs w:val="20"/>
          <w:lang w:val="en-US"/>
        </w:rPr>
        <w:t xml:space="preserve">identifying </w:t>
      </w:r>
      <w:r w:rsidRPr="00486ACA">
        <w:rPr>
          <w:rFonts w:ascii="DejaVuSans" w:hAnsi="DejaVuSans" w:cs="DejaVuSans"/>
          <w:color w:val="333E48"/>
          <w:sz w:val="20"/>
          <w:szCs w:val="20"/>
          <w:lang w:val="en-US"/>
        </w:rPr>
        <w:t>a neural marker of complex</w:t>
      </w:r>
      <w:r>
        <w:rPr>
          <w:rFonts w:ascii="DejaVuSans" w:hAnsi="DejaVuSans" w:cs="DejaVuSans"/>
          <w:color w:val="333E48"/>
          <w:sz w:val="20"/>
          <w:szCs w:val="20"/>
          <w:lang w:val="en-US"/>
        </w:rPr>
        <w:t xml:space="preserve"> </w:t>
      </w:r>
      <w:r w:rsidRPr="00486ACA">
        <w:rPr>
          <w:rFonts w:ascii="DejaVuSans" w:hAnsi="DejaVuSans" w:cs="DejaVuSans"/>
          <w:color w:val="333E48"/>
          <w:sz w:val="20"/>
          <w:szCs w:val="20"/>
          <w:lang w:val="en-US"/>
        </w:rPr>
        <w:t xml:space="preserve">sentence construction </w:t>
      </w:r>
      <w:r w:rsidR="00272A0B">
        <w:rPr>
          <w:rFonts w:ascii="DejaVuSans" w:hAnsi="DejaVuSans" w:cs="DejaVuSans"/>
          <w:color w:val="333E48"/>
          <w:sz w:val="20"/>
          <w:szCs w:val="20"/>
          <w:lang w:val="en-US"/>
        </w:rPr>
        <w:t>as described above</w:t>
      </w:r>
      <w:r w:rsidRPr="00486ACA">
        <w:rPr>
          <w:rFonts w:ascii="DejaVuSans" w:hAnsi="DejaVuSans" w:cs="DejaVuSans"/>
          <w:color w:val="333E48"/>
          <w:sz w:val="20"/>
          <w:szCs w:val="20"/>
          <w:lang w:val="en-US"/>
        </w:rPr>
        <w:t>.</w:t>
      </w:r>
      <w:r w:rsidR="00272A0B">
        <w:rPr>
          <w:rFonts w:ascii="DejaVuSans" w:hAnsi="DejaVuSans" w:cs="DejaVuSans"/>
          <w:color w:val="333E48"/>
          <w:sz w:val="20"/>
          <w:szCs w:val="20"/>
          <w:lang w:val="en-US"/>
        </w:rPr>
        <w:t xml:space="preserve"> If this step is successful (which is likely given suggestions of this kind of an effect in prior MEG studies; </w:t>
      </w:r>
      <w:r w:rsidR="00CD7B37">
        <w:rPr>
          <w:rFonts w:ascii="DejaVuSans" w:hAnsi="DejaVuSans" w:cs="DejaVuSans"/>
          <w:color w:val="333E48"/>
          <w:sz w:val="20"/>
          <w:szCs w:val="20"/>
          <w:lang w:val="en-US"/>
        </w:rPr>
        <w:t>Lam et al., 2016</w:t>
      </w:r>
      <w:r w:rsidR="005207CC">
        <w:rPr>
          <w:rFonts w:ascii="DejaVuSans" w:hAnsi="DejaVuSans" w:cs="DejaVuSans"/>
          <w:color w:val="333E48"/>
          <w:sz w:val="20"/>
          <w:szCs w:val="20"/>
          <w:lang w:val="en-US"/>
        </w:rPr>
        <w:t>;</w:t>
      </w:r>
      <w:r w:rsidR="00CD7B37">
        <w:rPr>
          <w:rFonts w:ascii="DejaVuSans" w:hAnsi="DejaVuSans" w:cs="DejaVuSans"/>
          <w:color w:val="333E48"/>
          <w:sz w:val="20"/>
          <w:szCs w:val="20"/>
          <w:lang w:val="en-US"/>
        </w:rPr>
        <w:t xml:space="preserve"> </w:t>
      </w:r>
      <w:proofErr w:type="spellStart"/>
      <w:r w:rsidR="00CD7B37">
        <w:rPr>
          <w:rFonts w:ascii="DejaVuSans" w:hAnsi="DejaVuSans" w:cs="DejaVuSans"/>
          <w:color w:val="333E48"/>
          <w:sz w:val="20"/>
          <w:szCs w:val="20"/>
          <w:lang w:val="en-US"/>
        </w:rPr>
        <w:t>Hultén</w:t>
      </w:r>
      <w:proofErr w:type="spellEnd"/>
      <w:r w:rsidR="00CD7B37">
        <w:rPr>
          <w:rFonts w:ascii="DejaVuSans" w:hAnsi="DejaVuSans" w:cs="DejaVuSans"/>
          <w:color w:val="333E48"/>
          <w:sz w:val="20"/>
          <w:szCs w:val="20"/>
          <w:lang w:val="en-US"/>
        </w:rPr>
        <w:t xml:space="preserve"> et al., 2019</w:t>
      </w:r>
      <w:r w:rsidR="00272A0B">
        <w:rPr>
          <w:rFonts w:ascii="DejaVuSans" w:hAnsi="DejaVuSans" w:cs="DejaVuSans"/>
          <w:color w:val="333E48"/>
          <w:sz w:val="20"/>
          <w:szCs w:val="20"/>
          <w:lang w:val="en-US"/>
        </w:rPr>
        <w:t xml:space="preserve">), we are planning a series of experiments to probe the process of semantic composition further. In particular, we will vary the properties of the linguistic stimuli, including their length (to determine when the semantic build-up effect may asymptote), their syntactic well-formedness (e.g., see </w:t>
      </w:r>
      <w:proofErr w:type="spellStart"/>
      <w:r w:rsidR="00272A0B">
        <w:rPr>
          <w:rFonts w:ascii="DejaVuSans" w:hAnsi="DejaVuSans" w:cs="DejaVuSans"/>
          <w:color w:val="333E48"/>
          <w:sz w:val="20"/>
          <w:szCs w:val="20"/>
          <w:lang w:val="en-US"/>
        </w:rPr>
        <w:t>Mollica</w:t>
      </w:r>
      <w:proofErr w:type="spellEnd"/>
      <w:r w:rsidR="00272A0B">
        <w:rPr>
          <w:rFonts w:ascii="DejaVuSans" w:hAnsi="DejaVuSans" w:cs="DejaVuSans"/>
          <w:color w:val="333E48"/>
          <w:sz w:val="20"/>
          <w:szCs w:val="20"/>
          <w:lang w:val="en-US"/>
        </w:rPr>
        <w:t xml:space="preserve"> et al., 2019, for fMRI evidence that semantic dependencies are formed even when the syntactic structure of a sentence is degraded)</w:t>
      </w:r>
      <w:r w:rsidR="00A53F2A">
        <w:rPr>
          <w:rFonts w:ascii="DejaVuSans" w:hAnsi="DejaVuSans" w:cs="DejaVuSans"/>
          <w:color w:val="333E48"/>
          <w:sz w:val="20"/>
          <w:szCs w:val="20"/>
          <w:lang w:val="en-US"/>
        </w:rPr>
        <w:t xml:space="preserve">, the </w:t>
      </w:r>
      <w:proofErr w:type="spellStart"/>
      <w:r w:rsidR="00A53F2A">
        <w:rPr>
          <w:rFonts w:ascii="DejaVuSans" w:hAnsi="DejaVuSans" w:cs="DejaVuSans"/>
          <w:color w:val="333E48"/>
          <w:sz w:val="20"/>
          <w:szCs w:val="20"/>
          <w:lang w:val="en-US"/>
        </w:rPr>
        <w:t>lexico</w:t>
      </w:r>
      <w:proofErr w:type="spellEnd"/>
      <w:r w:rsidR="00A53F2A">
        <w:rPr>
          <w:rFonts w:ascii="DejaVuSans" w:hAnsi="DejaVuSans" w:cs="DejaVuSans"/>
          <w:color w:val="333E48"/>
          <w:sz w:val="20"/>
          <w:szCs w:val="20"/>
          <w:lang w:val="en-US"/>
        </w:rPr>
        <w:t xml:space="preserve">-semantic features of the individual words and the relationships among them, etc. These MEG studies will be accompanied by parallel behavioral investigations of similar materials in patients with neurological diseases as a result of stroke or degeneration, to </w:t>
      </w:r>
      <w:r w:rsidR="00FC449F">
        <w:rPr>
          <w:rFonts w:ascii="DejaVuSans" w:hAnsi="DejaVuSans" w:cs="DejaVuSans"/>
          <w:color w:val="333E48"/>
          <w:sz w:val="20"/>
          <w:szCs w:val="20"/>
          <w:lang w:val="en-US"/>
        </w:rPr>
        <w:t>shed light on the language architecture by understanding the changes in language processing following brain damage.</w:t>
      </w:r>
    </w:p>
    <w:p w14:paraId="5476534C" w14:textId="77777777" w:rsidR="00FC449F" w:rsidRDefault="00FC449F" w:rsidP="00272A0B">
      <w:pPr>
        <w:autoSpaceDE w:val="0"/>
        <w:autoSpaceDN w:val="0"/>
        <w:adjustRightInd w:val="0"/>
        <w:spacing w:after="0" w:line="240" w:lineRule="auto"/>
        <w:rPr>
          <w:rFonts w:ascii="DejaVuSans" w:hAnsi="DejaVuSans" w:cs="DejaVuSans"/>
          <w:color w:val="333E48"/>
          <w:sz w:val="20"/>
          <w:szCs w:val="20"/>
          <w:lang w:val="en-US"/>
        </w:rPr>
      </w:pPr>
    </w:p>
    <w:p w14:paraId="414A6906" w14:textId="77777777" w:rsidR="00272A0B" w:rsidRDefault="00272A0B" w:rsidP="00486ACA">
      <w:pPr>
        <w:autoSpaceDE w:val="0"/>
        <w:autoSpaceDN w:val="0"/>
        <w:adjustRightInd w:val="0"/>
        <w:spacing w:after="0" w:line="240" w:lineRule="auto"/>
        <w:rPr>
          <w:rFonts w:ascii="DejaVuSans" w:hAnsi="DejaVuSans" w:cs="DejaVuSans"/>
          <w:color w:val="333E48"/>
          <w:sz w:val="20"/>
          <w:szCs w:val="20"/>
          <w:lang w:val="en-US"/>
        </w:rPr>
      </w:pPr>
    </w:p>
    <w:p w14:paraId="1BE77FDE" w14:textId="77777777" w:rsidR="00486ACA" w:rsidRPr="00486ACA" w:rsidRDefault="00486ACA" w:rsidP="00486ACA">
      <w:pPr>
        <w:autoSpaceDE w:val="0"/>
        <w:autoSpaceDN w:val="0"/>
        <w:adjustRightInd w:val="0"/>
        <w:spacing w:after="0" w:line="240" w:lineRule="auto"/>
        <w:rPr>
          <w:rFonts w:ascii="DejaVuSans" w:hAnsi="DejaVuSans" w:cs="DejaVuSans"/>
          <w:color w:val="333E48"/>
          <w:sz w:val="20"/>
          <w:szCs w:val="20"/>
          <w:lang w:val="en-US"/>
        </w:rPr>
      </w:pPr>
    </w:p>
    <w:p w14:paraId="1B21258B" w14:textId="77777777" w:rsidR="00486ACA" w:rsidRPr="00486ACA" w:rsidRDefault="00486ACA" w:rsidP="00486ACA">
      <w:pPr>
        <w:autoSpaceDE w:val="0"/>
        <w:autoSpaceDN w:val="0"/>
        <w:adjustRightInd w:val="0"/>
        <w:spacing w:after="0" w:line="240" w:lineRule="auto"/>
        <w:rPr>
          <w:rFonts w:ascii="DejaVuSans-Bold" w:hAnsi="DejaVuSans-Bold" w:cs="DejaVuSans-Bold"/>
          <w:b/>
          <w:bCs/>
          <w:color w:val="333E48"/>
          <w:sz w:val="20"/>
          <w:szCs w:val="20"/>
          <w:lang w:val="en-US"/>
        </w:rPr>
      </w:pPr>
      <w:r w:rsidRPr="00486ACA">
        <w:rPr>
          <w:rFonts w:ascii="DejaVuSans-Bold" w:hAnsi="DejaVuSans-Bold" w:cs="DejaVuSans-Bold"/>
          <w:b/>
          <w:bCs/>
          <w:color w:val="333E48"/>
          <w:sz w:val="20"/>
          <w:szCs w:val="20"/>
          <w:lang w:val="en-US"/>
        </w:rPr>
        <w:t>Exchanges and activities planned, including student participation</w:t>
      </w:r>
    </w:p>
    <w:p w14:paraId="61AA05D2" w14:textId="77777777" w:rsidR="00486ACA" w:rsidRPr="00486ACA" w:rsidRDefault="00486ACA" w:rsidP="00486ACA">
      <w:pPr>
        <w:autoSpaceDE w:val="0"/>
        <w:autoSpaceDN w:val="0"/>
        <w:adjustRightInd w:val="0"/>
        <w:spacing w:after="0" w:line="240" w:lineRule="auto"/>
        <w:rPr>
          <w:rFonts w:ascii="DejaVuSans" w:hAnsi="DejaVuSans" w:cs="DejaVuSans"/>
          <w:color w:val="333E48"/>
          <w:sz w:val="20"/>
          <w:szCs w:val="20"/>
          <w:lang w:val="en-US"/>
        </w:rPr>
      </w:pPr>
      <w:r w:rsidRPr="00486ACA">
        <w:rPr>
          <w:rFonts w:ascii="DejaVuSans" w:hAnsi="DejaVuSans" w:cs="DejaVuSans"/>
          <w:color w:val="333E48"/>
          <w:sz w:val="20"/>
          <w:szCs w:val="20"/>
          <w:lang w:val="en-US"/>
        </w:rPr>
        <w:t>Describe in detail the exchanges and activities planned. (</w:t>
      </w:r>
      <w:proofErr w:type="gramStart"/>
      <w:r w:rsidRPr="00486ACA">
        <w:rPr>
          <w:rFonts w:ascii="DejaVuSans" w:hAnsi="DejaVuSans" w:cs="DejaVuSans"/>
          <w:color w:val="333E48"/>
          <w:sz w:val="20"/>
          <w:szCs w:val="20"/>
          <w:lang w:val="en-US"/>
        </w:rPr>
        <w:t>faculty</w:t>
      </w:r>
      <w:proofErr w:type="gramEnd"/>
      <w:r w:rsidRPr="00486ACA">
        <w:rPr>
          <w:rFonts w:ascii="DejaVuSans" w:hAnsi="DejaVuSans" w:cs="DejaVuSans"/>
          <w:color w:val="333E48"/>
          <w:sz w:val="20"/>
          <w:szCs w:val="20"/>
          <w:lang w:val="en-US"/>
        </w:rPr>
        <w:t xml:space="preserve"> and student exchanges, workshops,</w:t>
      </w:r>
    </w:p>
    <w:p w14:paraId="52AE33F3" w14:textId="77777777" w:rsidR="00486ACA" w:rsidRPr="00486ACA" w:rsidRDefault="00486ACA" w:rsidP="00486ACA">
      <w:pPr>
        <w:autoSpaceDE w:val="0"/>
        <w:autoSpaceDN w:val="0"/>
        <w:adjustRightInd w:val="0"/>
        <w:spacing w:after="0" w:line="240" w:lineRule="auto"/>
        <w:rPr>
          <w:rFonts w:ascii="DejaVuSans" w:hAnsi="DejaVuSans" w:cs="DejaVuSans"/>
          <w:color w:val="333E48"/>
          <w:sz w:val="20"/>
          <w:szCs w:val="20"/>
          <w:lang w:val="en-US"/>
        </w:rPr>
      </w:pPr>
      <w:proofErr w:type="gramStart"/>
      <w:r w:rsidRPr="00486ACA">
        <w:rPr>
          <w:rFonts w:ascii="DejaVuSans" w:hAnsi="DejaVuSans" w:cs="DejaVuSans"/>
          <w:color w:val="333E48"/>
          <w:sz w:val="20"/>
          <w:szCs w:val="20"/>
          <w:lang w:val="en-US"/>
        </w:rPr>
        <w:t>meetings</w:t>
      </w:r>
      <w:proofErr w:type="gramEnd"/>
      <w:r w:rsidRPr="00486ACA">
        <w:rPr>
          <w:rFonts w:ascii="DejaVuSans" w:hAnsi="DejaVuSans" w:cs="DejaVuSans"/>
          <w:color w:val="333E48"/>
          <w:sz w:val="20"/>
          <w:szCs w:val="20"/>
          <w:lang w:val="en-US"/>
        </w:rPr>
        <w:t>) (limited to 250 words)</w:t>
      </w:r>
    </w:p>
    <w:p w14:paraId="020ED48F" w14:textId="09229796" w:rsidR="00621BB1" w:rsidRDefault="00A11C91" w:rsidP="00615B5C">
      <w:pPr>
        <w:autoSpaceDE w:val="0"/>
        <w:autoSpaceDN w:val="0"/>
        <w:adjustRightInd w:val="0"/>
        <w:spacing w:after="0" w:line="240" w:lineRule="auto"/>
        <w:rPr>
          <w:rFonts w:ascii="DejaVuSans" w:hAnsi="DejaVuSans" w:cs="DejaVuSans"/>
          <w:color w:val="333E48"/>
          <w:sz w:val="20"/>
          <w:szCs w:val="20"/>
          <w:lang w:val="en-US"/>
        </w:rPr>
      </w:pPr>
      <w:r>
        <w:rPr>
          <w:rFonts w:ascii="DejaVuSans" w:hAnsi="DejaVuSans" w:cs="DejaVuSans"/>
          <w:color w:val="333E48"/>
          <w:sz w:val="20"/>
          <w:szCs w:val="20"/>
          <w:lang w:val="en-US"/>
        </w:rPr>
        <w:t xml:space="preserve">Bruffaerts’ next visit </w:t>
      </w:r>
      <w:r w:rsidR="00486ACA" w:rsidRPr="00486ACA">
        <w:rPr>
          <w:rFonts w:ascii="DejaVuSans" w:hAnsi="DejaVuSans" w:cs="DejaVuSans"/>
          <w:color w:val="333E48"/>
          <w:sz w:val="20"/>
          <w:szCs w:val="20"/>
          <w:lang w:val="en-US"/>
        </w:rPr>
        <w:t xml:space="preserve">to MIT is planned </w:t>
      </w:r>
      <w:r w:rsidR="00615B5C">
        <w:rPr>
          <w:rFonts w:ascii="DejaVuSans" w:hAnsi="DejaVuSans" w:cs="DejaVuSans"/>
          <w:color w:val="333E48"/>
          <w:sz w:val="20"/>
          <w:szCs w:val="20"/>
          <w:lang w:val="en-US"/>
        </w:rPr>
        <w:t>for</w:t>
      </w:r>
      <w:r w:rsidR="00615B5C" w:rsidRPr="00486ACA">
        <w:rPr>
          <w:rFonts w:ascii="DejaVuSans" w:hAnsi="DejaVuSans" w:cs="DejaVuSans"/>
          <w:color w:val="333E48"/>
          <w:sz w:val="20"/>
          <w:szCs w:val="20"/>
          <w:lang w:val="en-US"/>
        </w:rPr>
        <w:t xml:space="preserve"> </w:t>
      </w:r>
      <w:r w:rsidR="00486ACA" w:rsidRPr="00486ACA">
        <w:rPr>
          <w:rFonts w:ascii="DejaVuSans" w:hAnsi="DejaVuSans" w:cs="DejaVuSans"/>
          <w:color w:val="333E48"/>
          <w:sz w:val="20"/>
          <w:szCs w:val="20"/>
          <w:lang w:val="en-US"/>
        </w:rPr>
        <w:t xml:space="preserve">spring 2020 (5 weeks). </w:t>
      </w:r>
      <w:r w:rsidR="002502B8">
        <w:rPr>
          <w:rFonts w:ascii="DejaVuSans" w:hAnsi="DejaVuSans" w:cs="DejaVuSans"/>
          <w:color w:val="333E48"/>
          <w:sz w:val="20"/>
          <w:szCs w:val="20"/>
          <w:lang w:val="en-US"/>
        </w:rPr>
        <w:t>Fedorenko and/or Hosseini will visit Leuven</w:t>
      </w:r>
      <w:r w:rsidR="00024619">
        <w:rPr>
          <w:rFonts w:ascii="DejaVuSans" w:hAnsi="DejaVuSans" w:cs="DejaVuSans"/>
          <w:color w:val="333E48"/>
          <w:sz w:val="20"/>
          <w:szCs w:val="20"/>
          <w:lang w:val="en-US"/>
        </w:rPr>
        <w:t xml:space="preserve"> in the summer of 2020</w:t>
      </w:r>
      <w:r w:rsidR="00621BB1">
        <w:rPr>
          <w:rFonts w:ascii="DejaVuSans" w:hAnsi="DejaVuSans" w:cs="DejaVuSans"/>
          <w:color w:val="333E48"/>
          <w:sz w:val="20"/>
          <w:szCs w:val="20"/>
          <w:lang w:val="en-US"/>
        </w:rPr>
        <w:t xml:space="preserve"> (1-2 weeks)</w:t>
      </w:r>
      <w:r w:rsidR="00024619">
        <w:rPr>
          <w:rFonts w:ascii="DejaVuSans" w:hAnsi="DejaVuSans" w:cs="DejaVuSans"/>
          <w:color w:val="333E48"/>
          <w:sz w:val="20"/>
          <w:szCs w:val="20"/>
          <w:lang w:val="en-US"/>
        </w:rPr>
        <w:t>.</w:t>
      </w:r>
      <w:r w:rsidR="00621BB1">
        <w:rPr>
          <w:rFonts w:ascii="DejaVuSans" w:hAnsi="DejaVuSans" w:cs="DejaVuSans"/>
          <w:color w:val="333E48"/>
          <w:sz w:val="20"/>
          <w:szCs w:val="20"/>
          <w:lang w:val="en-US"/>
        </w:rPr>
        <w:t xml:space="preserve"> During these visits, the team will focus on data analysis, </w:t>
      </w:r>
      <w:r w:rsidR="00621BB1" w:rsidRPr="00486ACA">
        <w:rPr>
          <w:rFonts w:ascii="DejaVuSans" w:hAnsi="DejaVuSans" w:cs="DejaVuSans"/>
          <w:color w:val="333E48"/>
          <w:sz w:val="20"/>
          <w:szCs w:val="20"/>
          <w:lang w:val="en-US"/>
        </w:rPr>
        <w:t xml:space="preserve">writing up </w:t>
      </w:r>
      <w:r w:rsidR="00621BB1">
        <w:rPr>
          <w:rFonts w:ascii="DejaVuSans" w:hAnsi="DejaVuSans" w:cs="DejaVuSans"/>
          <w:color w:val="333E48"/>
          <w:sz w:val="20"/>
          <w:szCs w:val="20"/>
          <w:lang w:val="en-US"/>
        </w:rPr>
        <w:t xml:space="preserve">the </w:t>
      </w:r>
      <w:r w:rsidR="00621BB1" w:rsidRPr="00486ACA">
        <w:rPr>
          <w:rFonts w:ascii="DejaVuSans" w:hAnsi="DejaVuSans" w:cs="DejaVuSans"/>
          <w:color w:val="333E48"/>
          <w:sz w:val="20"/>
          <w:szCs w:val="20"/>
          <w:lang w:val="en-US"/>
        </w:rPr>
        <w:t>results</w:t>
      </w:r>
      <w:r w:rsidR="00621BB1">
        <w:rPr>
          <w:rFonts w:ascii="DejaVuSans" w:hAnsi="DejaVuSans" w:cs="DejaVuSans"/>
          <w:color w:val="333E48"/>
          <w:sz w:val="20"/>
          <w:szCs w:val="20"/>
          <w:lang w:val="en-US"/>
        </w:rPr>
        <w:t>,</w:t>
      </w:r>
      <w:r w:rsidR="00621BB1" w:rsidRPr="00486ACA">
        <w:rPr>
          <w:rFonts w:ascii="DejaVuSans" w:hAnsi="DejaVuSans" w:cs="DejaVuSans"/>
          <w:color w:val="333E48"/>
          <w:sz w:val="20"/>
          <w:szCs w:val="20"/>
          <w:lang w:val="en-US"/>
        </w:rPr>
        <w:t xml:space="preserve"> and preparing new grant applications.</w:t>
      </w:r>
      <w:r w:rsidR="00621BB1">
        <w:rPr>
          <w:rFonts w:ascii="DejaVuSans" w:hAnsi="DejaVuSans" w:cs="DejaVuSans"/>
          <w:color w:val="333E48"/>
          <w:sz w:val="20"/>
          <w:szCs w:val="20"/>
          <w:lang w:val="en-US"/>
        </w:rPr>
        <w:t xml:space="preserve"> During the MIT visit, a workshop focusing on MEG investigations of semantic composition is planned. </w:t>
      </w:r>
      <w:r w:rsidR="00EF21EF">
        <w:rPr>
          <w:rFonts w:ascii="DejaVuSans" w:hAnsi="DejaVuSans" w:cs="DejaVuSans"/>
          <w:color w:val="333E48"/>
          <w:sz w:val="20"/>
          <w:szCs w:val="20"/>
          <w:lang w:val="en-US"/>
        </w:rPr>
        <w:t>During the KU Leuven</w:t>
      </w:r>
      <w:r w:rsidR="00FE46A9">
        <w:rPr>
          <w:rFonts w:ascii="DejaVuSans" w:hAnsi="DejaVuSans" w:cs="DejaVuSans"/>
          <w:color w:val="333E48"/>
          <w:sz w:val="20"/>
          <w:szCs w:val="20"/>
          <w:lang w:val="en-US"/>
        </w:rPr>
        <w:t xml:space="preserve"> visit</w:t>
      </w:r>
      <w:r w:rsidR="00EF21EF">
        <w:rPr>
          <w:rFonts w:ascii="DejaVuSans" w:hAnsi="DejaVuSans" w:cs="DejaVuSans"/>
          <w:color w:val="333E48"/>
          <w:sz w:val="20"/>
          <w:szCs w:val="20"/>
          <w:lang w:val="en-US"/>
        </w:rPr>
        <w:t>, we will organize a symposium about</w:t>
      </w:r>
      <w:r w:rsidR="00FE46A9">
        <w:rPr>
          <w:rFonts w:ascii="DejaVuSans" w:hAnsi="DejaVuSans" w:cs="DejaVuSans"/>
          <w:color w:val="333E48"/>
          <w:sz w:val="20"/>
          <w:szCs w:val="20"/>
          <w:lang w:val="en-US"/>
        </w:rPr>
        <w:t xml:space="preserve"> MEG for language research. </w:t>
      </w:r>
      <w:r w:rsidR="00621BB1">
        <w:rPr>
          <w:rFonts w:ascii="DejaVuSans" w:hAnsi="DejaVuSans" w:cs="DejaVuSans"/>
          <w:color w:val="333E48"/>
          <w:sz w:val="20"/>
          <w:szCs w:val="20"/>
          <w:lang w:val="en-US"/>
        </w:rPr>
        <w:t xml:space="preserve">Throughout the duration of the project, </w:t>
      </w:r>
      <w:r w:rsidR="00692902">
        <w:rPr>
          <w:rFonts w:ascii="DejaVuSans" w:hAnsi="DejaVuSans" w:cs="DejaVuSans"/>
          <w:color w:val="333E48"/>
          <w:sz w:val="20"/>
          <w:szCs w:val="20"/>
          <w:lang w:val="en-US"/>
        </w:rPr>
        <w:t>Bruffaerts will</w:t>
      </w:r>
      <w:r w:rsidR="00486ACA" w:rsidRPr="00486ACA">
        <w:rPr>
          <w:rFonts w:ascii="DejaVuSans" w:hAnsi="DejaVuSans" w:cs="DejaVuSans"/>
          <w:color w:val="333E48"/>
          <w:sz w:val="20"/>
          <w:szCs w:val="20"/>
          <w:lang w:val="en-US"/>
        </w:rPr>
        <w:t xml:space="preserve"> actively supervise MEG</w:t>
      </w:r>
      <w:r w:rsidR="00486ACA">
        <w:rPr>
          <w:rFonts w:ascii="DejaVuSans" w:hAnsi="DejaVuSans" w:cs="DejaVuSans"/>
          <w:color w:val="333E48"/>
          <w:sz w:val="20"/>
          <w:szCs w:val="20"/>
          <w:lang w:val="en-US"/>
        </w:rPr>
        <w:t xml:space="preserve"> </w:t>
      </w:r>
      <w:r w:rsidR="00486ACA" w:rsidRPr="00486ACA">
        <w:rPr>
          <w:rFonts w:ascii="DejaVuSans" w:hAnsi="DejaVuSans" w:cs="DejaVuSans"/>
          <w:color w:val="333E48"/>
          <w:sz w:val="20"/>
          <w:szCs w:val="20"/>
          <w:lang w:val="en-US"/>
        </w:rPr>
        <w:t>analys</w:t>
      </w:r>
      <w:r w:rsidR="00621BB1">
        <w:rPr>
          <w:rFonts w:ascii="DejaVuSans" w:hAnsi="DejaVuSans" w:cs="DejaVuSans"/>
          <w:color w:val="333E48"/>
          <w:sz w:val="20"/>
          <w:szCs w:val="20"/>
          <w:lang w:val="en-US"/>
        </w:rPr>
        <w:t>e</w:t>
      </w:r>
      <w:r w:rsidR="00486ACA" w:rsidRPr="00486ACA">
        <w:rPr>
          <w:rFonts w:ascii="DejaVuSans" w:hAnsi="DejaVuSans" w:cs="DejaVuSans"/>
          <w:color w:val="333E48"/>
          <w:sz w:val="20"/>
          <w:szCs w:val="20"/>
          <w:lang w:val="en-US"/>
        </w:rPr>
        <w:t>s</w:t>
      </w:r>
      <w:r w:rsidR="00621BB1">
        <w:rPr>
          <w:rFonts w:ascii="DejaVuSans" w:hAnsi="DejaVuSans" w:cs="DejaVuSans"/>
          <w:color w:val="333E48"/>
          <w:sz w:val="20"/>
          <w:szCs w:val="20"/>
          <w:lang w:val="en-US"/>
        </w:rPr>
        <w:t xml:space="preserve"> conducted in the Fedorenko Lab </w:t>
      </w:r>
      <w:r w:rsidR="00486ACA" w:rsidRPr="00486ACA">
        <w:rPr>
          <w:rFonts w:ascii="DejaVuSans" w:hAnsi="DejaVuSans" w:cs="DejaVuSans"/>
          <w:color w:val="333E48"/>
          <w:sz w:val="20"/>
          <w:szCs w:val="20"/>
          <w:lang w:val="en-US"/>
        </w:rPr>
        <w:t>and participate in lab meetings</w:t>
      </w:r>
      <w:r w:rsidR="00621BB1">
        <w:rPr>
          <w:rFonts w:ascii="DejaVuSans" w:hAnsi="DejaVuSans" w:cs="DejaVuSans"/>
          <w:color w:val="333E48"/>
          <w:sz w:val="20"/>
          <w:szCs w:val="20"/>
          <w:lang w:val="en-US"/>
        </w:rPr>
        <w:t>. The team will hold skype meetings every 2-3 weeks to touch base on progress.</w:t>
      </w:r>
    </w:p>
    <w:p w14:paraId="425E061C" w14:textId="77777777" w:rsidR="00621BB1" w:rsidRDefault="00621BB1" w:rsidP="00615B5C">
      <w:pPr>
        <w:autoSpaceDE w:val="0"/>
        <w:autoSpaceDN w:val="0"/>
        <w:adjustRightInd w:val="0"/>
        <w:spacing w:after="0" w:line="240" w:lineRule="auto"/>
        <w:rPr>
          <w:rFonts w:ascii="DejaVuSans" w:hAnsi="DejaVuSans" w:cs="DejaVuSans"/>
          <w:color w:val="333E48"/>
          <w:sz w:val="20"/>
          <w:szCs w:val="20"/>
          <w:lang w:val="en-US"/>
        </w:rPr>
      </w:pPr>
    </w:p>
    <w:p w14:paraId="5FDAEB4D" w14:textId="77777777" w:rsidR="00486ACA" w:rsidRPr="00486ACA" w:rsidRDefault="00486ACA" w:rsidP="00486ACA">
      <w:pPr>
        <w:autoSpaceDE w:val="0"/>
        <w:autoSpaceDN w:val="0"/>
        <w:adjustRightInd w:val="0"/>
        <w:spacing w:after="0" w:line="240" w:lineRule="auto"/>
        <w:rPr>
          <w:rFonts w:ascii="DejaVuSans" w:hAnsi="DejaVuSans" w:cs="DejaVuSans"/>
          <w:color w:val="333E48"/>
          <w:sz w:val="20"/>
          <w:szCs w:val="20"/>
          <w:lang w:val="en-US"/>
        </w:rPr>
      </w:pPr>
    </w:p>
    <w:p w14:paraId="6C81D3D2" w14:textId="77777777" w:rsidR="00486ACA" w:rsidRPr="00486ACA" w:rsidRDefault="00486ACA" w:rsidP="00486ACA">
      <w:pPr>
        <w:autoSpaceDE w:val="0"/>
        <w:autoSpaceDN w:val="0"/>
        <w:adjustRightInd w:val="0"/>
        <w:spacing w:after="0" w:line="240" w:lineRule="auto"/>
        <w:rPr>
          <w:rFonts w:ascii="DejaVuSans-Bold" w:hAnsi="DejaVuSans-Bold" w:cs="DejaVuSans-Bold"/>
          <w:b/>
          <w:bCs/>
          <w:color w:val="333E48"/>
          <w:sz w:val="20"/>
          <w:szCs w:val="20"/>
          <w:lang w:val="en-US"/>
        </w:rPr>
      </w:pPr>
      <w:r w:rsidRPr="00486ACA">
        <w:rPr>
          <w:rFonts w:ascii="DejaVuSans-Bold" w:hAnsi="DejaVuSans-Bold" w:cs="DejaVuSans-Bold"/>
          <w:b/>
          <w:bCs/>
          <w:color w:val="333E48"/>
          <w:sz w:val="20"/>
          <w:szCs w:val="20"/>
          <w:lang w:val="en-US"/>
        </w:rPr>
        <w:t>In this current or proposed collaboration, what other additional activities are planned outside</w:t>
      </w:r>
    </w:p>
    <w:p w14:paraId="4BA80784" w14:textId="77777777" w:rsidR="00486ACA" w:rsidRPr="00486ACA" w:rsidRDefault="00486ACA" w:rsidP="00486ACA">
      <w:pPr>
        <w:autoSpaceDE w:val="0"/>
        <w:autoSpaceDN w:val="0"/>
        <w:adjustRightInd w:val="0"/>
        <w:spacing w:after="0" w:line="240" w:lineRule="auto"/>
        <w:rPr>
          <w:rFonts w:ascii="DejaVuSans-Bold" w:hAnsi="DejaVuSans-Bold" w:cs="DejaVuSans-Bold"/>
          <w:b/>
          <w:bCs/>
          <w:color w:val="333E48"/>
          <w:sz w:val="20"/>
          <w:szCs w:val="20"/>
          <w:lang w:val="en-US"/>
        </w:rPr>
      </w:pPr>
      <w:proofErr w:type="gramStart"/>
      <w:r w:rsidRPr="00486ACA">
        <w:rPr>
          <w:rFonts w:ascii="DejaVuSans-Bold" w:hAnsi="DejaVuSans-Bold" w:cs="DejaVuSans-Bold"/>
          <w:b/>
          <w:bCs/>
          <w:color w:val="333E48"/>
          <w:sz w:val="20"/>
          <w:szCs w:val="20"/>
          <w:lang w:val="en-US"/>
        </w:rPr>
        <w:t>of</w:t>
      </w:r>
      <w:proofErr w:type="gramEnd"/>
      <w:r w:rsidRPr="00486ACA">
        <w:rPr>
          <w:rFonts w:ascii="DejaVuSans-Bold" w:hAnsi="DejaVuSans-Bold" w:cs="DejaVuSans-Bold"/>
          <w:b/>
          <w:bCs/>
          <w:color w:val="333E48"/>
          <w:sz w:val="20"/>
          <w:szCs w:val="20"/>
          <w:lang w:val="en-US"/>
        </w:rPr>
        <w:t xml:space="preserve"> the seed funding?</w:t>
      </w:r>
    </w:p>
    <w:p w14:paraId="08351FE9" w14:textId="77777777" w:rsidR="00486ACA" w:rsidRPr="00486ACA" w:rsidRDefault="00486ACA" w:rsidP="00486ACA">
      <w:pPr>
        <w:autoSpaceDE w:val="0"/>
        <w:autoSpaceDN w:val="0"/>
        <w:adjustRightInd w:val="0"/>
        <w:spacing w:after="0" w:line="240" w:lineRule="auto"/>
        <w:rPr>
          <w:rFonts w:ascii="DejaVuSans" w:hAnsi="DejaVuSans" w:cs="DejaVuSans"/>
          <w:color w:val="333E48"/>
          <w:sz w:val="20"/>
          <w:szCs w:val="20"/>
          <w:lang w:val="en-US"/>
        </w:rPr>
      </w:pPr>
      <w:r w:rsidRPr="00486ACA">
        <w:rPr>
          <w:rFonts w:ascii="DejaVuSans" w:hAnsi="DejaVuSans" w:cs="DejaVuSans"/>
          <w:color w:val="333E48"/>
          <w:sz w:val="20"/>
          <w:szCs w:val="20"/>
          <w:lang w:val="en-US"/>
        </w:rPr>
        <w:t>Describe additional activities and how they will be funded (NSF, etc.) (</w:t>
      </w:r>
      <w:proofErr w:type="gramStart"/>
      <w:r w:rsidRPr="00486ACA">
        <w:rPr>
          <w:rFonts w:ascii="DejaVuSans" w:hAnsi="DejaVuSans" w:cs="DejaVuSans"/>
          <w:color w:val="333E48"/>
          <w:sz w:val="20"/>
          <w:szCs w:val="20"/>
          <w:lang w:val="en-US"/>
        </w:rPr>
        <w:t>limited</w:t>
      </w:r>
      <w:proofErr w:type="gramEnd"/>
      <w:r w:rsidRPr="00486ACA">
        <w:rPr>
          <w:rFonts w:ascii="DejaVuSans" w:hAnsi="DejaVuSans" w:cs="DejaVuSans"/>
          <w:color w:val="333E48"/>
          <w:sz w:val="20"/>
          <w:szCs w:val="20"/>
          <w:lang w:val="en-US"/>
        </w:rPr>
        <w:t xml:space="preserve"> to 250 words)</w:t>
      </w:r>
    </w:p>
    <w:p w14:paraId="7915CFA9" w14:textId="378EA654" w:rsidR="00486ACA" w:rsidRPr="00486ACA" w:rsidRDefault="00621BB1" w:rsidP="00486ACA">
      <w:pPr>
        <w:autoSpaceDE w:val="0"/>
        <w:autoSpaceDN w:val="0"/>
        <w:adjustRightInd w:val="0"/>
        <w:spacing w:after="0" w:line="240" w:lineRule="auto"/>
        <w:rPr>
          <w:rFonts w:ascii="DejaVuSans" w:hAnsi="DejaVuSans" w:cs="DejaVuSans"/>
          <w:color w:val="333E48"/>
          <w:sz w:val="20"/>
          <w:szCs w:val="20"/>
          <w:lang w:val="en-US"/>
        </w:rPr>
      </w:pPr>
      <w:r>
        <w:rPr>
          <w:rFonts w:ascii="DejaVuSans" w:hAnsi="DejaVuSans" w:cs="DejaVuSans"/>
          <w:color w:val="333E48"/>
          <w:sz w:val="20"/>
          <w:szCs w:val="20"/>
          <w:lang w:val="en-US"/>
        </w:rPr>
        <w:t>Bruffaerts</w:t>
      </w:r>
      <w:r w:rsidRPr="00486ACA">
        <w:rPr>
          <w:rFonts w:ascii="DejaVuSans" w:hAnsi="DejaVuSans" w:cs="DejaVuSans"/>
          <w:color w:val="333E48"/>
          <w:sz w:val="20"/>
          <w:szCs w:val="20"/>
          <w:lang w:val="en-US"/>
        </w:rPr>
        <w:t xml:space="preserve"> </w:t>
      </w:r>
      <w:r w:rsidR="00486ACA" w:rsidRPr="00486ACA">
        <w:rPr>
          <w:rFonts w:ascii="DejaVuSans" w:hAnsi="DejaVuSans" w:cs="DejaVuSans"/>
          <w:color w:val="333E48"/>
          <w:sz w:val="20"/>
          <w:szCs w:val="20"/>
          <w:lang w:val="en-US"/>
        </w:rPr>
        <w:t xml:space="preserve">has been and will </w:t>
      </w:r>
      <w:r>
        <w:rPr>
          <w:rFonts w:ascii="DejaVuSans" w:hAnsi="DejaVuSans" w:cs="DejaVuSans"/>
          <w:color w:val="333E48"/>
          <w:sz w:val="20"/>
          <w:szCs w:val="20"/>
          <w:lang w:val="en-US"/>
        </w:rPr>
        <w:t xml:space="preserve">continue to </w:t>
      </w:r>
      <w:r w:rsidR="00486ACA" w:rsidRPr="00486ACA">
        <w:rPr>
          <w:rFonts w:ascii="DejaVuSans" w:hAnsi="DejaVuSans" w:cs="DejaVuSans"/>
          <w:color w:val="333E48"/>
          <w:sz w:val="20"/>
          <w:szCs w:val="20"/>
          <w:lang w:val="en-US"/>
        </w:rPr>
        <w:t xml:space="preserve">be involved in training </w:t>
      </w:r>
      <w:proofErr w:type="spellStart"/>
      <w:r w:rsidR="005D0CA6">
        <w:rPr>
          <w:rFonts w:ascii="DejaVuSans" w:hAnsi="DejaVuSans" w:cs="DejaVuSans"/>
          <w:color w:val="333E48"/>
          <w:sz w:val="20"/>
          <w:szCs w:val="20"/>
          <w:lang w:val="en-US"/>
        </w:rPr>
        <w:t>Fedorenko’s</w:t>
      </w:r>
      <w:proofErr w:type="spellEnd"/>
      <w:r w:rsidR="005D0CA6" w:rsidRPr="00486ACA">
        <w:rPr>
          <w:rFonts w:ascii="DejaVuSans" w:hAnsi="DejaVuSans" w:cs="DejaVuSans"/>
          <w:color w:val="333E48"/>
          <w:sz w:val="20"/>
          <w:szCs w:val="20"/>
          <w:lang w:val="en-US"/>
        </w:rPr>
        <w:t xml:space="preserve"> </w:t>
      </w:r>
      <w:r w:rsidR="00486ACA" w:rsidRPr="00486ACA">
        <w:rPr>
          <w:rFonts w:ascii="DejaVuSans" w:hAnsi="DejaVuSans" w:cs="DejaVuSans"/>
          <w:color w:val="333E48"/>
          <w:sz w:val="20"/>
          <w:szCs w:val="20"/>
          <w:lang w:val="en-US"/>
        </w:rPr>
        <w:t>staff in analyzing MEG data.</w:t>
      </w:r>
      <w:r>
        <w:rPr>
          <w:rFonts w:ascii="DejaVuSans" w:hAnsi="DejaVuSans" w:cs="DejaVuSans"/>
          <w:color w:val="333E48"/>
          <w:sz w:val="20"/>
          <w:szCs w:val="20"/>
          <w:lang w:val="en-US"/>
        </w:rPr>
        <w:t xml:space="preserve"> Bruffaerts and Hosseini will apply to conferences</w:t>
      </w:r>
      <w:r w:rsidR="00C8130F">
        <w:rPr>
          <w:rFonts w:ascii="DejaVuSans" w:hAnsi="DejaVuSans" w:cs="DejaVuSans"/>
          <w:color w:val="333E48"/>
          <w:sz w:val="20"/>
          <w:szCs w:val="20"/>
          <w:lang w:val="en-US"/>
        </w:rPr>
        <w:t xml:space="preserve"> (e</w:t>
      </w:r>
      <w:ins w:id="36" w:author="Evelina Fedorenko" w:date="2019-09-11T22:54:00Z">
        <w:r w:rsidR="004A1F81">
          <w:rPr>
            <w:rFonts w:ascii="DejaVuSans" w:hAnsi="DejaVuSans" w:cs="DejaVuSans"/>
            <w:color w:val="333E48"/>
            <w:sz w:val="20"/>
            <w:szCs w:val="20"/>
            <w:lang w:val="en-US"/>
          </w:rPr>
          <w:t>.</w:t>
        </w:r>
      </w:ins>
      <w:r w:rsidR="00C8130F">
        <w:rPr>
          <w:rFonts w:ascii="DejaVuSans" w:hAnsi="DejaVuSans" w:cs="DejaVuSans"/>
          <w:color w:val="333E48"/>
          <w:sz w:val="20"/>
          <w:szCs w:val="20"/>
          <w:lang w:val="en-US"/>
        </w:rPr>
        <w:t>g</w:t>
      </w:r>
      <w:ins w:id="37" w:author="Evelina Fedorenko" w:date="2019-09-11T22:54:00Z">
        <w:r w:rsidR="004A1F81">
          <w:rPr>
            <w:rFonts w:ascii="DejaVuSans" w:hAnsi="DejaVuSans" w:cs="DejaVuSans"/>
            <w:color w:val="333E48"/>
            <w:sz w:val="20"/>
            <w:szCs w:val="20"/>
            <w:lang w:val="en-US"/>
          </w:rPr>
          <w:t>.,</w:t>
        </w:r>
      </w:ins>
      <w:r w:rsidR="00C8130F">
        <w:rPr>
          <w:rFonts w:ascii="DejaVuSans" w:hAnsi="DejaVuSans" w:cs="DejaVuSans"/>
          <w:color w:val="333E48"/>
          <w:sz w:val="20"/>
          <w:szCs w:val="20"/>
          <w:lang w:val="en-US"/>
        </w:rPr>
        <w:t xml:space="preserve"> Society for Neuroscience, Society for the Neurobiology of Language, </w:t>
      </w:r>
      <w:del w:id="38" w:author="Evelina Fedorenko" w:date="2019-09-11T22:54:00Z">
        <w:r w:rsidR="00C8130F" w:rsidDel="004A1F81">
          <w:rPr>
            <w:rFonts w:ascii="DejaVuSans" w:hAnsi="DejaVuSans" w:cs="DejaVuSans"/>
            <w:color w:val="333E48"/>
            <w:sz w:val="20"/>
            <w:szCs w:val="20"/>
            <w:lang w:val="en-US"/>
          </w:rPr>
          <w:delText>…)</w:delText>
        </w:r>
        <w:r w:rsidDel="004A1F81">
          <w:rPr>
            <w:rFonts w:ascii="DejaVuSans" w:hAnsi="DejaVuSans" w:cs="DejaVuSans"/>
            <w:color w:val="333E48"/>
            <w:sz w:val="20"/>
            <w:szCs w:val="20"/>
            <w:lang w:val="en-US"/>
          </w:rPr>
          <w:delText xml:space="preserve"> </w:delText>
        </w:r>
      </w:del>
      <w:ins w:id="39" w:author="Evelina Fedorenko" w:date="2019-09-11T22:54:00Z">
        <w:r w:rsidR="004A1F81">
          <w:rPr>
            <w:rFonts w:ascii="DejaVuSans" w:hAnsi="DejaVuSans" w:cs="DejaVuSans"/>
            <w:color w:val="333E48"/>
            <w:sz w:val="20"/>
            <w:szCs w:val="20"/>
            <w:lang w:val="en-US"/>
          </w:rPr>
          <w:t xml:space="preserve">Cognitive Neuroscience Society) </w:t>
        </w:r>
      </w:ins>
      <w:r>
        <w:rPr>
          <w:rFonts w:ascii="DejaVuSans" w:hAnsi="DejaVuSans" w:cs="DejaVuSans"/>
          <w:color w:val="333E48"/>
          <w:sz w:val="20"/>
          <w:szCs w:val="20"/>
          <w:lang w:val="en-US"/>
        </w:rPr>
        <w:t>to present preliminary findings.</w:t>
      </w:r>
    </w:p>
    <w:p w14:paraId="54CC7211" w14:textId="77777777" w:rsidR="00486ACA" w:rsidRDefault="00486ACA" w:rsidP="00486ACA">
      <w:pPr>
        <w:autoSpaceDE w:val="0"/>
        <w:autoSpaceDN w:val="0"/>
        <w:adjustRightInd w:val="0"/>
        <w:spacing w:after="0" w:line="240" w:lineRule="auto"/>
        <w:rPr>
          <w:rFonts w:ascii="DejaVuSans-Bold" w:hAnsi="DejaVuSans-Bold" w:cs="DejaVuSans-Bold"/>
          <w:b/>
          <w:bCs/>
          <w:color w:val="333E48"/>
          <w:sz w:val="20"/>
          <w:szCs w:val="20"/>
          <w:lang w:val="en-US"/>
        </w:rPr>
      </w:pPr>
    </w:p>
    <w:p w14:paraId="12D36BC1" w14:textId="77777777" w:rsidR="00621BB1" w:rsidRDefault="00621BB1" w:rsidP="00486ACA">
      <w:pPr>
        <w:autoSpaceDE w:val="0"/>
        <w:autoSpaceDN w:val="0"/>
        <w:adjustRightInd w:val="0"/>
        <w:spacing w:after="0" w:line="240" w:lineRule="auto"/>
        <w:rPr>
          <w:rFonts w:ascii="DejaVuSans-Bold" w:hAnsi="DejaVuSans-Bold" w:cs="DejaVuSans-Bold"/>
          <w:b/>
          <w:bCs/>
          <w:color w:val="333E48"/>
          <w:sz w:val="20"/>
          <w:szCs w:val="20"/>
          <w:lang w:val="en-US"/>
        </w:rPr>
      </w:pPr>
    </w:p>
    <w:p w14:paraId="4240D0C4" w14:textId="77777777" w:rsidR="00486ACA" w:rsidRPr="00486ACA" w:rsidRDefault="00486ACA" w:rsidP="00486ACA">
      <w:pPr>
        <w:autoSpaceDE w:val="0"/>
        <w:autoSpaceDN w:val="0"/>
        <w:adjustRightInd w:val="0"/>
        <w:spacing w:after="0" w:line="240" w:lineRule="auto"/>
        <w:rPr>
          <w:rFonts w:ascii="DejaVuSans-Bold" w:hAnsi="DejaVuSans-Bold" w:cs="DejaVuSans-Bold"/>
          <w:b/>
          <w:bCs/>
          <w:color w:val="333E48"/>
          <w:sz w:val="20"/>
          <w:szCs w:val="20"/>
          <w:lang w:val="en-US"/>
        </w:rPr>
      </w:pPr>
      <w:r w:rsidRPr="00486ACA">
        <w:rPr>
          <w:rFonts w:ascii="DejaVuSans-Bold" w:hAnsi="DejaVuSans-Bold" w:cs="DejaVuSans-Bold"/>
          <w:b/>
          <w:bCs/>
          <w:color w:val="333E48"/>
          <w:sz w:val="20"/>
          <w:szCs w:val="20"/>
          <w:lang w:val="en-US"/>
        </w:rPr>
        <w:t>Project sustainability</w:t>
      </w:r>
    </w:p>
    <w:p w14:paraId="4B95B9D5" w14:textId="77777777" w:rsidR="00486ACA" w:rsidRPr="00486ACA" w:rsidRDefault="00486ACA" w:rsidP="00486ACA">
      <w:pPr>
        <w:autoSpaceDE w:val="0"/>
        <w:autoSpaceDN w:val="0"/>
        <w:adjustRightInd w:val="0"/>
        <w:spacing w:after="0" w:line="240" w:lineRule="auto"/>
        <w:rPr>
          <w:rFonts w:ascii="DejaVuSans" w:hAnsi="DejaVuSans" w:cs="DejaVuSans"/>
          <w:color w:val="333E48"/>
          <w:sz w:val="20"/>
          <w:szCs w:val="20"/>
          <w:lang w:val="en-US"/>
        </w:rPr>
      </w:pPr>
      <w:r w:rsidRPr="00486ACA">
        <w:rPr>
          <w:rFonts w:ascii="DejaVuSans" w:hAnsi="DejaVuSans" w:cs="DejaVuSans"/>
          <w:color w:val="333E48"/>
          <w:sz w:val="20"/>
          <w:szCs w:val="20"/>
          <w:lang w:val="en-US"/>
        </w:rPr>
        <w:t>After MISTI seed funding, how will the project continue? (</w:t>
      </w:r>
      <w:proofErr w:type="gramStart"/>
      <w:r w:rsidRPr="00486ACA">
        <w:rPr>
          <w:rFonts w:ascii="DejaVuSans" w:hAnsi="DejaVuSans" w:cs="DejaVuSans"/>
          <w:color w:val="333E48"/>
          <w:sz w:val="20"/>
          <w:szCs w:val="20"/>
          <w:lang w:val="en-US"/>
        </w:rPr>
        <w:t>limited</w:t>
      </w:r>
      <w:proofErr w:type="gramEnd"/>
      <w:r w:rsidRPr="00486ACA">
        <w:rPr>
          <w:rFonts w:ascii="DejaVuSans" w:hAnsi="DejaVuSans" w:cs="DejaVuSans"/>
          <w:color w:val="333E48"/>
          <w:sz w:val="20"/>
          <w:szCs w:val="20"/>
          <w:lang w:val="en-US"/>
        </w:rPr>
        <w:t xml:space="preserve"> to 250 words)</w:t>
      </w:r>
    </w:p>
    <w:p w14:paraId="29DBC09D" w14:textId="1E4AFCB4" w:rsidR="005207CC" w:rsidRDefault="005207CC" w:rsidP="005207CC">
      <w:pPr>
        <w:autoSpaceDE w:val="0"/>
        <w:autoSpaceDN w:val="0"/>
        <w:adjustRightInd w:val="0"/>
        <w:spacing w:after="0" w:line="240" w:lineRule="auto"/>
        <w:rPr>
          <w:rFonts w:ascii="DejaVuSans" w:hAnsi="DejaVuSans" w:cs="DejaVuSans"/>
          <w:color w:val="333E48"/>
          <w:sz w:val="20"/>
          <w:szCs w:val="20"/>
          <w:lang w:val="en-US"/>
        </w:rPr>
      </w:pPr>
      <w:r>
        <w:rPr>
          <w:rFonts w:ascii="DejaVuSans" w:hAnsi="DejaVuSans" w:cs="DejaVuSans"/>
          <w:color w:val="333E48"/>
          <w:sz w:val="20"/>
          <w:szCs w:val="20"/>
          <w:lang w:val="en-US"/>
        </w:rPr>
        <w:t>This</w:t>
      </w:r>
      <w:r w:rsidRPr="00486ACA">
        <w:rPr>
          <w:rFonts w:ascii="DejaVuSans" w:hAnsi="DejaVuSans" w:cs="DejaVuSans"/>
          <w:color w:val="333E48"/>
          <w:sz w:val="20"/>
          <w:szCs w:val="20"/>
          <w:lang w:val="en-US"/>
        </w:rPr>
        <w:t xml:space="preserve"> MISTI-KU Leuven </w:t>
      </w:r>
      <w:r>
        <w:rPr>
          <w:rFonts w:ascii="DejaVuSans" w:hAnsi="DejaVuSans" w:cs="DejaVuSans"/>
          <w:color w:val="333E48"/>
          <w:sz w:val="20"/>
          <w:szCs w:val="20"/>
          <w:lang w:val="en-US"/>
        </w:rPr>
        <w:t xml:space="preserve">project is scientifically novel and exciting and will enable us to advance our collaboration and allow us to seek extramural funding in </w:t>
      </w:r>
      <w:del w:id="40" w:author="Evelina Fedorenko" w:date="2019-09-11T22:55:00Z">
        <w:r w:rsidDel="008445B8">
          <w:rPr>
            <w:rFonts w:ascii="DejaVuSans" w:hAnsi="DejaVuSans" w:cs="DejaVuSans"/>
            <w:color w:val="333E48"/>
            <w:sz w:val="20"/>
            <w:szCs w:val="20"/>
            <w:lang w:val="en-US"/>
          </w:rPr>
          <w:delText>a year or two</w:delText>
        </w:r>
      </w:del>
      <w:ins w:id="41" w:author="Evelina Fedorenko" w:date="2019-09-11T22:55:00Z">
        <w:r w:rsidR="008445B8">
          <w:rPr>
            <w:rFonts w:ascii="DejaVuSans" w:hAnsi="DejaVuSans" w:cs="DejaVuSans"/>
            <w:color w:val="333E48"/>
            <w:sz w:val="20"/>
            <w:szCs w:val="20"/>
            <w:lang w:val="en-US"/>
          </w:rPr>
          <w:t>the next two years</w:t>
        </w:r>
      </w:ins>
      <w:r>
        <w:rPr>
          <w:rFonts w:ascii="DejaVuSans" w:hAnsi="DejaVuSans" w:cs="DejaVuSans"/>
          <w:color w:val="333E48"/>
          <w:sz w:val="20"/>
          <w:szCs w:val="20"/>
          <w:lang w:val="en-US"/>
        </w:rPr>
        <w:t>.</w:t>
      </w:r>
    </w:p>
    <w:p w14:paraId="083B8DB6" w14:textId="7E2738D0" w:rsidR="00486ACA" w:rsidRPr="00486ACA" w:rsidRDefault="00486ACA" w:rsidP="00486ACA">
      <w:pPr>
        <w:autoSpaceDE w:val="0"/>
        <w:autoSpaceDN w:val="0"/>
        <w:adjustRightInd w:val="0"/>
        <w:spacing w:after="0" w:line="240" w:lineRule="auto"/>
        <w:rPr>
          <w:rFonts w:ascii="DejaVuSans" w:hAnsi="DejaVuSans" w:cs="DejaVuSans"/>
          <w:color w:val="333E48"/>
          <w:sz w:val="20"/>
          <w:szCs w:val="20"/>
          <w:lang w:val="en-US"/>
        </w:rPr>
      </w:pPr>
      <w:bookmarkStart w:id="42" w:name="_GoBack"/>
      <w:bookmarkEnd w:id="42"/>
      <w:r w:rsidRPr="00486ACA">
        <w:rPr>
          <w:rFonts w:ascii="DejaVuSans" w:hAnsi="DejaVuSans" w:cs="DejaVuSans"/>
          <w:color w:val="333E48"/>
          <w:sz w:val="20"/>
          <w:szCs w:val="20"/>
          <w:lang w:val="en-US"/>
        </w:rPr>
        <w:t xml:space="preserve">A joint publication is </w:t>
      </w:r>
      <w:r w:rsidR="00621BB1">
        <w:rPr>
          <w:rFonts w:ascii="DejaVuSans" w:hAnsi="DejaVuSans" w:cs="DejaVuSans"/>
          <w:color w:val="333E48"/>
          <w:sz w:val="20"/>
          <w:szCs w:val="20"/>
          <w:lang w:val="en-US"/>
        </w:rPr>
        <w:t xml:space="preserve">currently </w:t>
      </w:r>
      <w:r w:rsidRPr="00486ACA">
        <w:rPr>
          <w:rFonts w:ascii="DejaVuSans" w:hAnsi="DejaVuSans" w:cs="DejaVuSans"/>
          <w:color w:val="333E48"/>
          <w:sz w:val="20"/>
          <w:szCs w:val="20"/>
          <w:lang w:val="en-US"/>
        </w:rPr>
        <w:t xml:space="preserve">in preparation. </w:t>
      </w:r>
      <w:r w:rsidR="00621BB1">
        <w:rPr>
          <w:rFonts w:ascii="DejaVuSans" w:hAnsi="DejaVuSans" w:cs="DejaVuSans"/>
          <w:color w:val="333E48"/>
          <w:sz w:val="20"/>
          <w:szCs w:val="20"/>
          <w:lang w:val="en-US"/>
        </w:rPr>
        <w:t>Fedorenko and Bruffaerts</w:t>
      </w:r>
      <w:r w:rsidRPr="00486ACA">
        <w:rPr>
          <w:rFonts w:ascii="DejaVuSans" w:hAnsi="DejaVuSans" w:cs="DejaVuSans"/>
          <w:color w:val="333E48"/>
          <w:sz w:val="20"/>
          <w:szCs w:val="20"/>
          <w:lang w:val="en-US"/>
        </w:rPr>
        <w:t xml:space="preserve"> plan to submit </w:t>
      </w:r>
      <w:r w:rsidR="00621BB1">
        <w:rPr>
          <w:rFonts w:ascii="DejaVuSans" w:hAnsi="DejaVuSans" w:cs="DejaVuSans"/>
          <w:color w:val="333E48"/>
          <w:sz w:val="20"/>
          <w:szCs w:val="20"/>
          <w:lang w:val="en-US"/>
        </w:rPr>
        <w:t xml:space="preserve">two </w:t>
      </w:r>
      <w:r w:rsidRPr="00486ACA">
        <w:rPr>
          <w:rFonts w:ascii="DejaVuSans" w:hAnsi="DejaVuSans" w:cs="DejaVuSans"/>
          <w:color w:val="333E48"/>
          <w:sz w:val="20"/>
          <w:szCs w:val="20"/>
          <w:lang w:val="en-US"/>
        </w:rPr>
        <w:t>grants</w:t>
      </w:r>
      <w:r w:rsidR="00621BB1">
        <w:rPr>
          <w:rFonts w:ascii="DejaVuSans" w:hAnsi="DejaVuSans" w:cs="DejaVuSans"/>
          <w:color w:val="333E48"/>
          <w:sz w:val="20"/>
          <w:szCs w:val="20"/>
          <w:lang w:val="en-US"/>
        </w:rPr>
        <w:t xml:space="preserve"> (one to NSF/NIH, and one to a Belgian or EU funding agency)</w:t>
      </w:r>
      <w:r w:rsidRPr="00486ACA">
        <w:rPr>
          <w:rFonts w:ascii="DejaVuSans" w:hAnsi="DejaVuSans" w:cs="DejaVuSans"/>
          <w:color w:val="333E48"/>
          <w:sz w:val="20"/>
          <w:szCs w:val="20"/>
          <w:lang w:val="en-US"/>
        </w:rPr>
        <w:t xml:space="preserve"> </w:t>
      </w:r>
      <w:r w:rsidR="00621BB1">
        <w:rPr>
          <w:rFonts w:ascii="DejaVuSans" w:hAnsi="DejaVuSans" w:cs="DejaVuSans"/>
          <w:color w:val="333E48"/>
          <w:sz w:val="20"/>
          <w:szCs w:val="20"/>
          <w:lang w:val="en-US"/>
        </w:rPr>
        <w:t xml:space="preserve">for </w:t>
      </w:r>
      <w:r w:rsidR="00DD5966">
        <w:rPr>
          <w:rFonts w:ascii="DejaVuSans" w:hAnsi="DejaVuSans" w:cs="DejaVuSans"/>
          <w:color w:val="333E48"/>
          <w:sz w:val="20"/>
          <w:szCs w:val="20"/>
          <w:lang w:val="en-US"/>
        </w:rPr>
        <w:t xml:space="preserve">MEG </w:t>
      </w:r>
      <w:r w:rsidR="00621BB1">
        <w:rPr>
          <w:rFonts w:ascii="DejaVuSans" w:hAnsi="DejaVuSans" w:cs="DejaVuSans"/>
          <w:color w:val="333E48"/>
          <w:sz w:val="20"/>
          <w:szCs w:val="20"/>
          <w:lang w:val="en-US"/>
        </w:rPr>
        <w:t>projects that would build on the foundation laid by the studies described above</w:t>
      </w:r>
      <w:r w:rsidR="00DD5966">
        <w:rPr>
          <w:rFonts w:ascii="DejaVuSans" w:hAnsi="DejaVuSans" w:cs="DejaVuSans"/>
          <w:color w:val="333E48"/>
          <w:sz w:val="20"/>
          <w:szCs w:val="20"/>
          <w:lang w:val="en-US"/>
        </w:rPr>
        <w:t>.</w:t>
      </w:r>
      <w:r w:rsidR="00662940">
        <w:rPr>
          <w:rFonts w:ascii="DejaVuSans" w:hAnsi="DejaVuSans" w:cs="DejaVuSans"/>
          <w:color w:val="333E48"/>
          <w:sz w:val="20"/>
          <w:szCs w:val="20"/>
          <w:lang w:val="en-US"/>
        </w:rPr>
        <w:t xml:space="preserve"> Bruffaerts</w:t>
      </w:r>
      <w:r w:rsidRPr="00486ACA">
        <w:rPr>
          <w:rFonts w:ascii="DejaVuSans" w:hAnsi="DejaVuSans" w:cs="DejaVuSans"/>
          <w:color w:val="333E48"/>
          <w:sz w:val="20"/>
          <w:szCs w:val="20"/>
          <w:lang w:val="en-US"/>
        </w:rPr>
        <w:t xml:space="preserve"> is currently the only Belgian</w:t>
      </w:r>
      <w:r>
        <w:rPr>
          <w:rFonts w:ascii="DejaVuSans" w:hAnsi="DejaVuSans" w:cs="DejaVuSans"/>
          <w:color w:val="333E48"/>
          <w:sz w:val="20"/>
          <w:szCs w:val="20"/>
          <w:lang w:val="en-US"/>
        </w:rPr>
        <w:t xml:space="preserve"> </w:t>
      </w:r>
      <w:r w:rsidRPr="00486ACA">
        <w:rPr>
          <w:rFonts w:ascii="DejaVuSans" w:hAnsi="DejaVuSans" w:cs="DejaVuSans"/>
          <w:color w:val="333E48"/>
          <w:sz w:val="20"/>
          <w:szCs w:val="20"/>
          <w:lang w:val="en-US"/>
        </w:rPr>
        <w:t>researcher using MEG in language research and aims to expand this ME</w:t>
      </w:r>
      <w:r>
        <w:rPr>
          <w:rFonts w:ascii="DejaVuSans" w:hAnsi="DejaVuSans" w:cs="DejaVuSans"/>
          <w:color w:val="333E48"/>
          <w:sz w:val="20"/>
          <w:szCs w:val="20"/>
          <w:lang w:val="en-US"/>
        </w:rPr>
        <w:t xml:space="preserve">G research line at KU Leuven in </w:t>
      </w:r>
      <w:r w:rsidRPr="00486ACA">
        <w:rPr>
          <w:rFonts w:ascii="DejaVuSans" w:hAnsi="DejaVuSans" w:cs="DejaVuSans"/>
          <w:color w:val="333E48"/>
          <w:sz w:val="20"/>
          <w:szCs w:val="20"/>
          <w:lang w:val="en-US"/>
        </w:rPr>
        <w:t>the near future.</w:t>
      </w:r>
      <w:r w:rsidR="00662940">
        <w:rPr>
          <w:rFonts w:ascii="DejaVuSans" w:hAnsi="DejaVuSans" w:cs="DejaVuSans"/>
          <w:color w:val="333E48"/>
          <w:sz w:val="20"/>
          <w:szCs w:val="20"/>
          <w:lang w:val="en-US"/>
        </w:rPr>
        <w:t xml:space="preserve"> In the US, only a handful of </w:t>
      </w:r>
      <w:r w:rsidR="00167C8F">
        <w:rPr>
          <w:rFonts w:ascii="DejaVuSans" w:hAnsi="DejaVuSans" w:cs="DejaVuSans"/>
          <w:color w:val="333E48"/>
          <w:sz w:val="20"/>
          <w:szCs w:val="20"/>
          <w:lang w:val="en-US"/>
        </w:rPr>
        <w:t>labs (e.g., at NYU, CMU, MGH)</w:t>
      </w:r>
      <w:r w:rsidR="00662940">
        <w:rPr>
          <w:rFonts w:ascii="DejaVuSans" w:hAnsi="DejaVuSans" w:cs="DejaVuSans"/>
          <w:color w:val="333E48"/>
          <w:sz w:val="20"/>
          <w:szCs w:val="20"/>
          <w:lang w:val="en-US"/>
        </w:rPr>
        <w:t xml:space="preserve"> use MEG to study language processing. </w:t>
      </w:r>
      <w:proofErr w:type="spellStart"/>
      <w:r w:rsidR="00662940">
        <w:rPr>
          <w:rFonts w:ascii="DejaVuSans" w:hAnsi="DejaVuSans" w:cs="DejaVuSans"/>
          <w:color w:val="333E48"/>
          <w:sz w:val="20"/>
          <w:szCs w:val="20"/>
          <w:lang w:val="en-US"/>
        </w:rPr>
        <w:t>Fedorenko’s</w:t>
      </w:r>
      <w:proofErr w:type="spellEnd"/>
      <w:r w:rsidR="00662940">
        <w:rPr>
          <w:rFonts w:ascii="DejaVuSans" w:hAnsi="DejaVuSans" w:cs="DejaVuSans"/>
          <w:color w:val="333E48"/>
          <w:sz w:val="20"/>
          <w:szCs w:val="20"/>
          <w:lang w:val="en-US"/>
        </w:rPr>
        <w:t xml:space="preserve"> involvement in this project will add MIT to this</w:t>
      </w:r>
      <w:r w:rsidR="00167C8F">
        <w:rPr>
          <w:rFonts w:ascii="DejaVuSans" w:hAnsi="DejaVuSans" w:cs="DejaVuSans"/>
          <w:color w:val="333E48"/>
          <w:sz w:val="20"/>
          <w:szCs w:val="20"/>
          <w:lang w:val="en-US"/>
        </w:rPr>
        <w:t xml:space="preserve"> </w:t>
      </w:r>
      <w:r w:rsidR="00662940">
        <w:rPr>
          <w:rFonts w:ascii="DejaVuSans" w:hAnsi="DejaVuSans" w:cs="DejaVuSans"/>
          <w:color w:val="333E48"/>
          <w:sz w:val="20"/>
          <w:szCs w:val="20"/>
          <w:lang w:val="en-US"/>
        </w:rPr>
        <w:t>list.</w:t>
      </w:r>
    </w:p>
    <w:sectPr w:rsidR="00486ACA" w:rsidRPr="00486ACA">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7" w:author="Evelina Fedorenko" w:date="2019-09-11T13:20:00Z" w:initials="EF">
    <w:p w14:paraId="01EE41A2" w14:textId="280C9628" w:rsidR="004A1F81" w:rsidRDefault="004A1F81">
      <w:pPr>
        <w:pStyle w:val="CommentText"/>
      </w:pPr>
      <w:ins w:id="10" w:author="Evelina Fedorenko" w:date="2019-09-11T13:20:00Z">
        <w:r>
          <w:rPr>
            <w:rStyle w:val="CommentReference"/>
          </w:rPr>
          <w:annotationRef/>
        </w:r>
      </w:ins>
      <w:r>
        <w:t>“controls” is too specific a term</w:t>
      </w:r>
    </w:p>
  </w:comment>
  <w:comment w:id="18" w:author="Evelina Fedorenko" w:date="2019-09-11T14:20:00Z" w:initials="EF">
    <w:p w14:paraId="02CB7BD1" w14:textId="593618A5" w:rsidR="004A1F81" w:rsidRDefault="004A1F81">
      <w:pPr>
        <w:pStyle w:val="CommentText"/>
      </w:pPr>
      <w:r>
        <w:rPr>
          <w:rStyle w:val="CommentReference"/>
        </w:rPr>
        <w:annotationRef/>
      </w:r>
      <w:r>
        <w:t>do you really mean across freq bands? That’s interesting. Iw oudl think things would be quite diff across freq bands, so I would have said “within each frequency band”, but if you think there is some important stability to be discovered across freq bands, that’s great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A00002EF" w:usb1="4000207B" w:usb2="00000000" w:usb3="00000000" w:csb0="0000009F" w:csb1="00000000"/>
  </w:font>
  <w:font w:name="Times New Roman">
    <w:panose1 w:val="02020603050405020304"/>
    <w:charset w:val="00"/>
    <w:family w:val="auto"/>
    <w:pitch w:val="variable"/>
    <w:sig w:usb0="00000287" w:usb1="00000000" w:usb2="00000000" w:usb3="00000000" w:csb0="0000009F" w:csb1="00000000"/>
  </w:font>
  <w:font w:name="Lucida Grande">
    <w:panose1 w:val="020B0600040502020204"/>
    <w:charset w:val="00"/>
    <w:family w:val="auto"/>
    <w:pitch w:val="variable"/>
    <w:sig w:usb0="E1000AEF" w:usb1="5000A1FF" w:usb2="00000000" w:usb3="00000000" w:csb0="000001BF" w:csb1="00000000"/>
  </w:font>
  <w:font w:name="DejaVuSans-Bold">
    <w:altName w:val="Cambria"/>
    <w:panose1 w:val="00000000000000000000"/>
    <w:charset w:val="00"/>
    <w:family w:val="auto"/>
    <w:notTrueType/>
    <w:pitch w:val="default"/>
    <w:sig w:usb0="00000003" w:usb1="00000000" w:usb2="00000000" w:usb3="00000000" w:csb0="00000001" w:csb1="00000000"/>
  </w:font>
  <w:font w:name="DejaVuSans">
    <w:altName w:val="Cambria"/>
    <w:panose1 w:val="00000000000000000000"/>
    <w:charset w:val="00"/>
    <w:family w:val="auto"/>
    <w:notTrueType/>
    <w:pitch w:val="default"/>
    <w:sig w:usb0="00000003" w:usb1="00000000" w:usb2="00000000" w:usb3="00000000" w:csb0="00000001" w:csb1="00000000"/>
  </w:font>
  <w:font w:name="Times">
    <w:altName w:val="Times Roman"/>
    <w:panose1 w:val="000000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游ゴシック Light">
    <w:panose1 w:val="00000000000000000000"/>
    <w:charset w:val="80"/>
    <w:family w:val="roman"/>
    <w:notTrueType/>
    <w:pitch w:val="default"/>
  </w:font>
  <w:font w:name="Calibri Light">
    <w:altName w:val="Calibri"/>
    <w:charset w:val="00"/>
    <w:family w:val="swiss"/>
    <w:pitch w:val="variable"/>
    <w:sig w:usb0="E0002AFF" w:usb1="C000247B" w:usb2="00000009" w:usb3="00000000" w:csb0="000001FF" w:csb1="00000000"/>
  </w:font>
  <w:font w:name="游明朝">
    <w:panose1 w:val="00000000000000000000"/>
    <w:charset w:val="80"/>
    <w:family w:val="roman"/>
    <w:notTrueType/>
    <w:pitch w:val="default"/>
  </w:font>
</w:font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ose Bruffaerts">
    <w15:presenceInfo w15:providerId="AD" w15:userId="S-1-5-21-4060015860-3155939536-3220560164-1097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trackRevisions/>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6ACA"/>
    <w:rsid w:val="00024619"/>
    <w:rsid w:val="00024778"/>
    <w:rsid w:val="00046F13"/>
    <w:rsid w:val="000677EB"/>
    <w:rsid w:val="00071BE0"/>
    <w:rsid w:val="000756A3"/>
    <w:rsid w:val="000C7B88"/>
    <w:rsid w:val="0013604D"/>
    <w:rsid w:val="001374E9"/>
    <w:rsid w:val="00137FB0"/>
    <w:rsid w:val="00167C8F"/>
    <w:rsid w:val="0017104A"/>
    <w:rsid w:val="00183AD3"/>
    <w:rsid w:val="001878F8"/>
    <w:rsid w:val="002020A6"/>
    <w:rsid w:val="0023340E"/>
    <w:rsid w:val="00245104"/>
    <w:rsid w:val="002502B8"/>
    <w:rsid w:val="00267A16"/>
    <w:rsid w:val="00272A0B"/>
    <w:rsid w:val="00281A3C"/>
    <w:rsid w:val="002A7EC0"/>
    <w:rsid w:val="002E4821"/>
    <w:rsid w:val="002E6B9A"/>
    <w:rsid w:val="003141F6"/>
    <w:rsid w:val="0033002F"/>
    <w:rsid w:val="00340C19"/>
    <w:rsid w:val="00370775"/>
    <w:rsid w:val="003C6C6D"/>
    <w:rsid w:val="00481ADA"/>
    <w:rsid w:val="00483E45"/>
    <w:rsid w:val="00486ACA"/>
    <w:rsid w:val="004A1F81"/>
    <w:rsid w:val="004B788A"/>
    <w:rsid w:val="004F1CB4"/>
    <w:rsid w:val="004F1EC4"/>
    <w:rsid w:val="005027C0"/>
    <w:rsid w:val="00516462"/>
    <w:rsid w:val="005207CC"/>
    <w:rsid w:val="00520BE4"/>
    <w:rsid w:val="00554107"/>
    <w:rsid w:val="00596B97"/>
    <w:rsid w:val="005D0CA6"/>
    <w:rsid w:val="005F2B70"/>
    <w:rsid w:val="00615B5C"/>
    <w:rsid w:val="00621BB1"/>
    <w:rsid w:val="00662940"/>
    <w:rsid w:val="00692902"/>
    <w:rsid w:val="007055B0"/>
    <w:rsid w:val="007075DB"/>
    <w:rsid w:val="00761D88"/>
    <w:rsid w:val="007D794F"/>
    <w:rsid w:val="007E0477"/>
    <w:rsid w:val="007E70C2"/>
    <w:rsid w:val="00802CDF"/>
    <w:rsid w:val="00802D8F"/>
    <w:rsid w:val="00815DEC"/>
    <w:rsid w:val="008445B8"/>
    <w:rsid w:val="00853A8E"/>
    <w:rsid w:val="00881949"/>
    <w:rsid w:val="00892FF7"/>
    <w:rsid w:val="008D0B73"/>
    <w:rsid w:val="008D0F12"/>
    <w:rsid w:val="00901C9A"/>
    <w:rsid w:val="00941C61"/>
    <w:rsid w:val="00963EF9"/>
    <w:rsid w:val="00974626"/>
    <w:rsid w:val="009A40C4"/>
    <w:rsid w:val="009E2D24"/>
    <w:rsid w:val="009E54C2"/>
    <w:rsid w:val="00A00DDB"/>
    <w:rsid w:val="00A051DE"/>
    <w:rsid w:val="00A0713D"/>
    <w:rsid w:val="00A11049"/>
    <w:rsid w:val="00A11C91"/>
    <w:rsid w:val="00A12353"/>
    <w:rsid w:val="00A21A93"/>
    <w:rsid w:val="00A53F2A"/>
    <w:rsid w:val="00A55A8E"/>
    <w:rsid w:val="00A85463"/>
    <w:rsid w:val="00AC2013"/>
    <w:rsid w:val="00AD3548"/>
    <w:rsid w:val="00B5287F"/>
    <w:rsid w:val="00B55E6B"/>
    <w:rsid w:val="00B569CB"/>
    <w:rsid w:val="00B9578E"/>
    <w:rsid w:val="00BA0246"/>
    <w:rsid w:val="00BD06B5"/>
    <w:rsid w:val="00C04C04"/>
    <w:rsid w:val="00C1285B"/>
    <w:rsid w:val="00C34B78"/>
    <w:rsid w:val="00C8130F"/>
    <w:rsid w:val="00CC04A9"/>
    <w:rsid w:val="00CC5F41"/>
    <w:rsid w:val="00CD764B"/>
    <w:rsid w:val="00CD7B37"/>
    <w:rsid w:val="00CE719D"/>
    <w:rsid w:val="00D202C2"/>
    <w:rsid w:val="00D6352D"/>
    <w:rsid w:val="00DA4F83"/>
    <w:rsid w:val="00DA5313"/>
    <w:rsid w:val="00DC3841"/>
    <w:rsid w:val="00DD5966"/>
    <w:rsid w:val="00E0694C"/>
    <w:rsid w:val="00E35096"/>
    <w:rsid w:val="00E63745"/>
    <w:rsid w:val="00E85EE5"/>
    <w:rsid w:val="00E93396"/>
    <w:rsid w:val="00ED3179"/>
    <w:rsid w:val="00EF21EF"/>
    <w:rsid w:val="00F01A4D"/>
    <w:rsid w:val="00F333BA"/>
    <w:rsid w:val="00F50FCA"/>
    <w:rsid w:val="00FB1399"/>
    <w:rsid w:val="00FC449F"/>
    <w:rsid w:val="00FD022B"/>
    <w:rsid w:val="00FE46A9"/>
    <w:rsid w:val="00FF39D0"/>
  </w:rsids>
  <m:mathPr>
    <m:mathFont m:val="Cambria Math"/>
    <m:brkBin m:val="before"/>
    <m:brkBinSub m:val="--"/>
    <m:smallFrac m:val="0"/>
    <m:dispDef/>
    <m:lMargin m:val="0"/>
    <m:rMargin m:val="0"/>
    <m:defJc m:val="centerGroup"/>
    <m:wrapIndent m:val="1440"/>
    <m:intLim m:val="subSup"/>
    <m:naryLim m:val="undOvr"/>
  </m:mathPr>
  <w:themeFontLang w:val="nl-B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6D61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E54C2"/>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E54C2"/>
    <w:rPr>
      <w:rFonts w:ascii="Lucida Grande" w:hAnsi="Lucida Grande" w:cs="Lucida Grande"/>
      <w:sz w:val="18"/>
      <w:szCs w:val="18"/>
    </w:rPr>
  </w:style>
  <w:style w:type="character" w:styleId="CommentReference">
    <w:name w:val="annotation reference"/>
    <w:basedOn w:val="DefaultParagraphFont"/>
    <w:uiPriority w:val="99"/>
    <w:semiHidden/>
    <w:unhideWhenUsed/>
    <w:rsid w:val="00DA4F83"/>
    <w:rPr>
      <w:sz w:val="18"/>
      <w:szCs w:val="18"/>
    </w:rPr>
  </w:style>
  <w:style w:type="paragraph" w:styleId="CommentText">
    <w:name w:val="annotation text"/>
    <w:basedOn w:val="Normal"/>
    <w:link w:val="CommentTextChar"/>
    <w:uiPriority w:val="99"/>
    <w:semiHidden/>
    <w:unhideWhenUsed/>
    <w:rsid w:val="00DA4F83"/>
    <w:pPr>
      <w:spacing w:line="240" w:lineRule="auto"/>
    </w:pPr>
    <w:rPr>
      <w:sz w:val="24"/>
      <w:szCs w:val="24"/>
    </w:rPr>
  </w:style>
  <w:style w:type="character" w:customStyle="1" w:styleId="CommentTextChar">
    <w:name w:val="Comment Text Char"/>
    <w:basedOn w:val="DefaultParagraphFont"/>
    <w:link w:val="CommentText"/>
    <w:uiPriority w:val="99"/>
    <w:semiHidden/>
    <w:rsid w:val="00DA4F83"/>
    <w:rPr>
      <w:sz w:val="24"/>
      <w:szCs w:val="24"/>
    </w:rPr>
  </w:style>
  <w:style w:type="paragraph" w:styleId="CommentSubject">
    <w:name w:val="annotation subject"/>
    <w:basedOn w:val="CommentText"/>
    <w:next w:val="CommentText"/>
    <w:link w:val="CommentSubjectChar"/>
    <w:uiPriority w:val="99"/>
    <w:semiHidden/>
    <w:unhideWhenUsed/>
    <w:rsid w:val="00DA4F83"/>
    <w:rPr>
      <w:b/>
      <w:bCs/>
      <w:sz w:val="20"/>
      <w:szCs w:val="20"/>
    </w:rPr>
  </w:style>
  <w:style w:type="character" w:customStyle="1" w:styleId="CommentSubjectChar">
    <w:name w:val="Comment Subject Char"/>
    <w:basedOn w:val="CommentTextChar"/>
    <w:link w:val="CommentSubject"/>
    <w:uiPriority w:val="99"/>
    <w:semiHidden/>
    <w:rsid w:val="00DA4F83"/>
    <w:rPr>
      <w:b/>
      <w:bC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E54C2"/>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E54C2"/>
    <w:rPr>
      <w:rFonts w:ascii="Lucida Grande" w:hAnsi="Lucida Grande" w:cs="Lucida Grande"/>
      <w:sz w:val="18"/>
      <w:szCs w:val="18"/>
    </w:rPr>
  </w:style>
  <w:style w:type="character" w:styleId="CommentReference">
    <w:name w:val="annotation reference"/>
    <w:basedOn w:val="DefaultParagraphFont"/>
    <w:uiPriority w:val="99"/>
    <w:semiHidden/>
    <w:unhideWhenUsed/>
    <w:rsid w:val="00DA4F83"/>
    <w:rPr>
      <w:sz w:val="18"/>
      <w:szCs w:val="18"/>
    </w:rPr>
  </w:style>
  <w:style w:type="paragraph" w:styleId="CommentText">
    <w:name w:val="annotation text"/>
    <w:basedOn w:val="Normal"/>
    <w:link w:val="CommentTextChar"/>
    <w:uiPriority w:val="99"/>
    <w:semiHidden/>
    <w:unhideWhenUsed/>
    <w:rsid w:val="00DA4F83"/>
    <w:pPr>
      <w:spacing w:line="240" w:lineRule="auto"/>
    </w:pPr>
    <w:rPr>
      <w:sz w:val="24"/>
      <w:szCs w:val="24"/>
    </w:rPr>
  </w:style>
  <w:style w:type="character" w:customStyle="1" w:styleId="CommentTextChar">
    <w:name w:val="Comment Text Char"/>
    <w:basedOn w:val="DefaultParagraphFont"/>
    <w:link w:val="CommentText"/>
    <w:uiPriority w:val="99"/>
    <w:semiHidden/>
    <w:rsid w:val="00DA4F83"/>
    <w:rPr>
      <w:sz w:val="24"/>
      <w:szCs w:val="24"/>
    </w:rPr>
  </w:style>
  <w:style w:type="paragraph" w:styleId="CommentSubject">
    <w:name w:val="annotation subject"/>
    <w:basedOn w:val="CommentText"/>
    <w:next w:val="CommentText"/>
    <w:link w:val="CommentSubjectChar"/>
    <w:uiPriority w:val="99"/>
    <w:semiHidden/>
    <w:unhideWhenUsed/>
    <w:rsid w:val="00DA4F83"/>
    <w:rPr>
      <w:b/>
      <w:bCs/>
      <w:sz w:val="20"/>
      <w:szCs w:val="20"/>
    </w:rPr>
  </w:style>
  <w:style w:type="character" w:customStyle="1" w:styleId="CommentSubjectChar">
    <w:name w:val="Comment Subject Char"/>
    <w:basedOn w:val="CommentTextChar"/>
    <w:link w:val="CommentSubject"/>
    <w:uiPriority w:val="99"/>
    <w:semiHidden/>
    <w:rsid w:val="00DA4F8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comments" Target="comments.xml"/><Relationship Id="rId6" Type="http://schemas.openxmlformats.org/officeDocument/2006/relationships/fontTable" Target="fontTable.xml"/><Relationship Id="rId7" Type="http://schemas.openxmlformats.org/officeDocument/2006/relationships/theme" Target="theme/theme1.xml"/><Relationship Id="rId8" Type="http://schemas.microsoft.com/office/2011/relationships/people" Target="people.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4</Pages>
  <Words>2580</Words>
  <Characters>14710</Characters>
  <Application>Microsoft Macintosh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KULeuven</Company>
  <LinksUpToDate>false</LinksUpToDate>
  <CharactersWithSpaces>17256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Bruffaerts</dc:creator>
  <cp:keywords/>
  <dc:description/>
  <cp:lastModifiedBy>Evelina Fedorenko</cp:lastModifiedBy>
  <cp:revision>37</cp:revision>
  <dcterms:created xsi:type="dcterms:W3CDTF">2019-09-04T09:27:00Z</dcterms:created>
  <dcterms:modified xsi:type="dcterms:W3CDTF">2019-09-12T02:55:00Z</dcterms:modified>
</cp:coreProperties>
</file>